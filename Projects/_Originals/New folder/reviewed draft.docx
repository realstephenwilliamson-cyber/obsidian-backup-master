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8AF2D" w14:textId="18EC7219" w:rsidR="001069D6" w:rsidRDefault="001C122A" w:rsidP="001C122A">
      <w:pPr>
        <w:pStyle w:val="Title"/>
        <w:rPr>
          <w:rFonts w:ascii="Times New Roman" w:hAnsi="Times New Roman" w:cs="Times New Roman"/>
        </w:rPr>
      </w:pPr>
      <w:r>
        <w:rPr>
          <w:rFonts w:ascii="Times New Roman" w:hAnsi="Times New Roman" w:cs="Times New Roman"/>
        </w:rPr>
        <w:t>What I Mean When I Say the Creed</w:t>
      </w:r>
    </w:p>
    <w:p w14:paraId="44EE4342" w14:textId="2C99EB70" w:rsidR="001C122A" w:rsidRDefault="001C122A" w:rsidP="001C122A">
      <w:pPr>
        <w:pStyle w:val="Subtitle"/>
      </w:pPr>
      <w:r>
        <w:t>A gloss on the Nicene Creed—1979 Book of Common Prayer, Rite II</w:t>
      </w:r>
    </w:p>
    <w:p w14:paraId="5366D676" w14:textId="58B93916" w:rsidR="001C122A" w:rsidRDefault="001C122A" w:rsidP="001C122A">
      <w:r>
        <w:t>Stephen Williamson</w:t>
      </w:r>
    </w:p>
    <w:p w14:paraId="70EAAE5A" w14:textId="77777777" w:rsidR="001C122A" w:rsidRDefault="001C122A" w:rsidP="001C122A"/>
    <w:p w14:paraId="384C6D2B" w14:textId="77777777" w:rsidR="001C122A" w:rsidRDefault="001C122A" w:rsidP="001C122A">
      <w:pPr>
        <w:spacing w:after="60"/>
        <w:ind w:left="720" w:right="720"/>
      </w:pPr>
      <w:r>
        <w:rPr>
          <w:i/>
          <w:iCs/>
        </w:rPr>
        <w:t>It is I who created the smith | To fan the charcoal fire</w:t>
      </w:r>
    </w:p>
    <w:p w14:paraId="6704DDCA" w14:textId="77777777" w:rsidR="001C122A" w:rsidRDefault="001C122A" w:rsidP="001C122A">
      <w:pPr>
        <w:spacing w:after="60"/>
        <w:ind w:left="720" w:right="720"/>
      </w:pPr>
      <w:r>
        <w:rPr>
          <w:i/>
          <w:iCs/>
        </w:rPr>
        <w:t>And produce tools for each purpose;</w:t>
      </w:r>
      <w:r>
        <w:rPr>
          <w:i/>
          <w:iCs/>
        </w:rPr>
        <w:tab/>
        <w:t xml:space="preserve"> </w:t>
      </w:r>
      <w:r>
        <w:t xml:space="preserve">| </w:t>
      </w:r>
      <w:r>
        <w:rPr>
          <w:i/>
          <w:iCs/>
        </w:rPr>
        <w:t>So it is I who creates</w:t>
      </w:r>
    </w:p>
    <w:p w14:paraId="40E63B41" w14:textId="5D1B634C" w:rsidR="001C122A" w:rsidRDefault="001C122A" w:rsidP="001C122A">
      <w:pPr>
        <w:spacing w:after="60"/>
        <w:ind w:left="720" w:right="720"/>
      </w:pPr>
      <w:r>
        <w:rPr>
          <w:i/>
          <w:iCs/>
        </w:rPr>
        <w:t>The instruments of havoc. –</w:t>
      </w:r>
      <w:r>
        <w:t>Isaiah 54:16</w:t>
      </w:r>
    </w:p>
    <w:p w14:paraId="3D43FDEC" w14:textId="77777777" w:rsidR="001C122A" w:rsidRDefault="001C122A" w:rsidP="001C122A">
      <w:pPr>
        <w:spacing w:after="60"/>
        <w:ind w:left="720" w:right="720"/>
      </w:pPr>
    </w:p>
    <w:p w14:paraId="31A84856" w14:textId="6218B200" w:rsidR="001C122A" w:rsidRDefault="001C122A" w:rsidP="001C122A">
      <w:pPr>
        <w:pStyle w:val="Heading3"/>
      </w:pPr>
      <w:r>
        <w:t>Preface</w:t>
      </w:r>
    </w:p>
    <w:p w14:paraId="17793AF0" w14:textId="6FA9BCAF" w:rsidR="001C122A" w:rsidRPr="008E7D40" w:rsidRDefault="001C122A" w:rsidP="001C122A">
      <w:r>
        <w:t xml:space="preserve">I say the Creed with true faith—and a </w:t>
      </w:r>
      <w:r>
        <w:rPr>
          <w:i/>
          <w:iCs/>
        </w:rPr>
        <w:t>lot</w:t>
      </w:r>
      <w:r>
        <w:t xml:space="preserve"> </w:t>
      </w:r>
      <w:r>
        <w:rPr>
          <w:i/>
          <w:iCs/>
        </w:rPr>
        <w:t>of qualifications</w:t>
      </w:r>
      <w:r>
        <w:t xml:space="preserve">. Those qualifications will be our subject here. Some of them are rather, unusual; a few of them may even seem, at first glance, to lean close to positions the Church has condemned as heretical. Where that is the case, I will name the condemned position, explain what it </w:t>
      </w:r>
      <w:r>
        <w:rPr>
          <w:i/>
          <w:iCs/>
        </w:rPr>
        <w:t>actually</w:t>
      </w:r>
      <w:r>
        <w:t xml:space="preserve"> holds, and state precisely why the position taken here is </w:t>
      </w:r>
      <w:r>
        <w:rPr>
          <w:i/>
          <w:iCs/>
        </w:rPr>
        <w:t>not</w:t>
      </w:r>
      <w:r>
        <w:t xml:space="preserve"> a version of it.</w:t>
      </w:r>
      <w:r>
        <w:rPr>
          <w:rStyle w:val="FootnoteReference"/>
        </w:rPr>
        <w:footnoteReference w:id="1"/>
      </w:r>
    </w:p>
    <w:p w14:paraId="20D6D012" w14:textId="0BF7AE9E" w:rsidR="001C122A" w:rsidRPr="008E7D40" w:rsidRDefault="001C122A" w:rsidP="001C122A">
      <w:commentRangeStart w:id="0"/>
      <w:r>
        <w:t>But this need not be a defense; I have no fear of being burned or maimed over my words here, for better or worse. Rather, it is an attempt to systematize, for myself, and perhaps communicate to others, the hard-earned meanings I have spent my life putting into these words when I say them. To that end, readers will find my actual thoughts when I say the words in the body of the text and attempts to clarify those thoughts for other people in the footnotes.</w:t>
      </w:r>
      <w:commentRangeEnd w:id="0"/>
      <w:r w:rsidRPr="008E7D40">
        <w:rPr>
          <w:rStyle w:val="CommentReference"/>
          <w:sz w:val="24"/>
          <w:szCs w:val="24"/>
        </w:rPr>
        <w:commentReference w:id="0"/>
      </w:r>
    </w:p>
    <w:p w14:paraId="6BF915EF" w14:textId="4E7B355B" w:rsidR="001C122A" w:rsidRPr="008E7D40" w:rsidRDefault="001C122A" w:rsidP="001C122A">
      <w:r>
        <w:t xml:space="preserve">In other words, it is a </w:t>
      </w:r>
      <w:r>
        <w:rPr>
          <w:i/>
          <w:iCs/>
        </w:rPr>
        <w:t>gloss,</w:t>
      </w:r>
      <w:r>
        <w:rPr>
          <w:rStyle w:val="FootnoteReference"/>
        </w:rPr>
        <w:footnoteReference w:id="2"/>
      </w:r>
      <w:r>
        <w:t xml:space="preserve"> a word originally meaning a brief notation in a manuscript explaining a term in a language the reader is not expected to know. Throughout history, however, glosses have migrated, becoming associated with the text they served and occasionally even </w:t>
      </w:r>
      <w:r>
        <w:rPr>
          <w:i/>
          <w:iCs/>
        </w:rPr>
        <w:t>confused for it</w:t>
      </w:r>
      <w:r>
        <w:t xml:space="preserve">, a fact I acknowledge here at the start. In legal terms </w:t>
      </w:r>
      <w:r>
        <w:rPr>
          <w:i/>
          <w:iCs/>
        </w:rPr>
        <w:t>gloss</w:t>
      </w:r>
      <w:r>
        <w:t xml:space="preserve"> means something specific as well: a judge's interpretation, not a report about what a statute says in the abstract, but a declaration of “how it works” in the language of its application. I intend both meanings here. </w:t>
      </w:r>
    </w:p>
    <w:p w14:paraId="4DCB5208" w14:textId="4BBC7133" w:rsidR="001C122A" w:rsidRPr="000821D6" w:rsidRDefault="0017223D" w:rsidP="001C122A">
      <w:r>
        <w:t xml:space="preserve">I quote Scripture in several translations, but the Hebrew Bible mostly in JPS and the New Testament mostly as given in the lectionary, as these are the versions I encounter in my practice. </w:t>
      </w:r>
      <w:r>
        <w:lastRenderedPageBreak/>
        <w:t xml:space="preserve">For some verses, however, the King James version is so familiar it is hard for me to hear it any other way. Where the language is critical, I refer to the Hebrew or Greek and suggest the same to every reader. The method is to cite the text that the community that produced or preserves it used or uses. Where the New Testament cites the Hebrew Bible </w:t>
      </w:r>
      <w:r>
        <w:rPr>
          <w:i/>
          <w:iCs/>
        </w:rPr>
        <w:t>against</w:t>
      </w:r>
      <w:r>
        <w:t xml:space="preserve"> the Masoretic text the divergence is noted.</w:t>
      </w:r>
    </w:p>
    <w:p w14:paraId="0C16DF71" w14:textId="270B893C" w:rsidR="001C122A" w:rsidRPr="000821D6" w:rsidRDefault="001C122A" w:rsidP="001C122A">
      <w:r>
        <w:t xml:space="preserve">The Creed itself is a translation of a translation (of a translation!) and in some places the seams show. At times all that is required for my qualifications is a look at the pitfalls of the translation; other times, neither English, Latin, nor even Hebrew or Greek, can convey the nuance I am looking for and I will use Sanskrit. </w:t>
      </w:r>
    </w:p>
    <w:p w14:paraId="6699583D" w14:textId="00D2BE82" w:rsidR="001C122A" w:rsidRDefault="009651F6" w:rsidP="009651F6">
      <w:pPr>
        <w:pStyle w:val="Heading3"/>
      </w:pPr>
      <w:r>
        <w:t>Introduction</w:t>
      </w:r>
    </w:p>
    <w:p w14:paraId="13CA2563" w14:textId="24DA4621" w:rsidR="009651F6" w:rsidRDefault="009651F6" w:rsidP="009651F6">
      <w:r>
        <w:t xml:space="preserve">The Creed begins by borrowing, and the borrowing should be admitted before anything else. </w:t>
      </w:r>
      <w:r>
        <w:rPr>
          <w:i/>
          <w:iCs/>
        </w:rPr>
        <w:t>We believe in one God</w:t>
      </w:r>
      <w:r>
        <w:t xml:space="preserve"> is the </w:t>
      </w:r>
      <w:r>
        <w:rPr>
          <w:i/>
          <w:iCs/>
        </w:rPr>
        <w:t>Shema</w:t>
      </w:r>
      <w:r>
        <w:t xml:space="preserve"> in Greek dress. </w:t>
      </w:r>
      <w:r>
        <w:rPr>
          <w:i/>
          <w:iCs/>
        </w:rPr>
        <w:t>Hear, O Israel, the LORD our God, the LORD is one</w:t>
      </w:r>
      <w:r>
        <w:t>. This borrowing goes much deeper than the opening line, because Paul had already taken the verse apart in a letter to Corinth</w:t>
      </w:r>
      <w:r>
        <w:rPr>
          <w:rStyle w:val="FootnoteReference"/>
        </w:rPr>
        <w:footnoteReference w:id="3"/>
      </w:r>
      <w:r>
        <w:t xml:space="preserve"> before any of the Gospels were written—giving </w:t>
      </w:r>
      <w:r>
        <w:rPr>
          <w:i/>
          <w:iCs/>
        </w:rPr>
        <w:t>God</w:t>
      </w:r>
      <w:r>
        <w:t xml:space="preserve"> to the </w:t>
      </w:r>
      <w:r>
        <w:rPr>
          <w:i/>
          <w:iCs/>
        </w:rPr>
        <w:t>Father</w:t>
      </w:r>
      <w:r>
        <w:t xml:space="preserve"> and </w:t>
      </w:r>
      <w:r>
        <w:rPr>
          <w:i/>
          <w:iCs/>
        </w:rPr>
        <w:t>Lord</w:t>
      </w:r>
      <w:r>
        <w:t xml:space="preserve"> to </w:t>
      </w:r>
      <w:r>
        <w:rPr>
          <w:i/>
          <w:iCs/>
        </w:rPr>
        <w:t>Jesus</w:t>
      </w:r>
      <w:r>
        <w:t xml:space="preserve">, both words out of the same sentence. This is less elegant for the Creed, as it leaves nothing for the Spirit and uses </w:t>
      </w:r>
      <w:r>
        <w:rPr>
          <w:i/>
          <w:iCs/>
        </w:rPr>
        <w:t>Lord</w:t>
      </w:r>
      <w:commentRangeStart w:id="1"/>
      <w:r>
        <w:t xml:space="preserve"> a second time, a fact that has bothered me since I was a boy.</w:t>
      </w:r>
      <w:commentRangeEnd w:id="1"/>
      <w:r>
        <w:rPr>
          <w:rStyle w:val="CommentReference"/>
          <w:sz w:val="24"/>
          <w:szCs w:val="24"/>
          <w:vertAlign w:val="superscript"/>
        </w:rPr>
        <w:commentReference w:id="1"/>
      </w:r>
      <w:r>
        <w:rPr>
          <w:rStyle w:val="FootnoteReference"/>
        </w:rPr>
        <w:footnoteReference w:id="4"/>
      </w:r>
    </w:p>
    <w:p w14:paraId="4D08F07A" w14:textId="255E7D12" w:rsidR="009651F6" w:rsidRDefault="009651F6" w:rsidP="009651F6">
      <w:r>
        <w:t xml:space="preserve">A Christian reader should be aware of what is being compared. The Creed is what Christians believe. The </w:t>
      </w:r>
      <w:r>
        <w:rPr>
          <w:i/>
          <w:iCs/>
        </w:rPr>
        <w:t>Shema</w:t>
      </w:r>
      <w:r>
        <w:t xml:space="preserve"> is closer to what Judaism is—and that is so difficult to express in figures of speech that when the text says, </w:t>
      </w:r>
      <w:r>
        <w:rPr>
          <w:i/>
          <w:iCs/>
        </w:rPr>
        <w:t xml:space="preserve">bind them on your hand, set them between your eyes, write them on the doorposts of your house </w:t>
      </w:r>
      <w:r>
        <w:t>the binding is literal and the tradition takes it as such because nothing less was sufficient.</w:t>
      </w:r>
      <w:r>
        <w:rPr>
          <w:rStyle w:val="FootnoteReference"/>
        </w:rPr>
        <w:footnoteReference w:id="5"/>
      </w:r>
      <w:r>
        <w:t xml:space="preserve"> Children learn it first and the dying say it last. It’s said upon waking and before sleeping.</w:t>
      </w:r>
    </w:p>
    <w:p w14:paraId="6AFE43EC" w14:textId="77777777" w:rsidR="009651F6" w:rsidRDefault="009651F6" w:rsidP="009651F6">
      <w:r>
        <w:t>That is not what I am doing when I say the Creed, and I want to be honest about the difference. I am not crowning anyone twice a day. I am saying words in a room with other people, and this document is an account of what I mean by them.</w:t>
      </w:r>
    </w:p>
    <w:p w14:paraId="063C97C5" w14:textId="6A960EAD" w:rsidR="00F706CC" w:rsidRDefault="009651F6" w:rsidP="009651F6">
      <w:r>
        <w:t xml:space="preserve">But there are three things I want to take from the comparison. First, the saying of the </w:t>
      </w:r>
      <w:r>
        <w:rPr>
          <w:i/>
          <w:iCs/>
        </w:rPr>
        <w:t>Shema</w:t>
      </w:r>
      <w:r>
        <w:t xml:space="preserve"> is </w:t>
      </w:r>
      <w:r>
        <w:rPr>
          <w:i/>
          <w:iCs/>
        </w:rPr>
        <w:t>kabbalat ol malchut shamayim</w:t>
      </w:r>
      <w:r>
        <w:t xml:space="preserve">, accepting the yoke of the kingdom of heaven—and while that may be closer to a coronation than to a signature on a document for our Jewish neighbors, there is an element of shared commitment when reciting the Creed. Second, the meaning of the </w:t>
      </w:r>
      <w:r>
        <w:rPr>
          <w:i/>
          <w:iCs/>
        </w:rPr>
        <w:t>Shema</w:t>
      </w:r>
      <w:r>
        <w:t xml:space="preserve"> has been turned over continuously for centuries without anyone imagining that reciting it </w:t>
      </w:r>
      <w:r>
        <w:lastRenderedPageBreak/>
        <w:t>commits the reciter to a single philosophical account of what the words mean. Two of history’s greatest Torah commentators, Rashi and Ibn Ezra,</w:t>
      </w:r>
      <w:r>
        <w:rPr>
          <w:rStyle w:val="FootnoteReference"/>
        </w:rPr>
        <w:footnoteReference w:id="6"/>
      </w:r>
      <w:r>
        <w:t xml:space="preserve"> do not agree about what the word </w:t>
      </w:r>
      <w:r>
        <w:rPr>
          <w:i/>
          <w:iCs/>
        </w:rPr>
        <w:t>echad</w:t>
      </w:r>
      <w:r>
        <w:t xml:space="preserve"> claims; nobody thinks this disqualifies either of them from saying it. While the Creed’s words were selected to exclude specific interpretations and mandate others, the ecumenical history shows that even for words chosen with care, the saying is the act; the meaning is the work of a life.</w:t>
      </w:r>
    </w:p>
    <w:p w14:paraId="37809924" w14:textId="5A2A159F" w:rsidR="009651F6" w:rsidRDefault="00F706CC" w:rsidP="009651F6">
      <w:commentRangeStart w:id="2"/>
      <w:r>
        <w:t xml:space="preserve">Third, a detail in the Torah scroll’s calligraphy I cannot leave out. The letter </w:t>
      </w:r>
      <w:commentRangeEnd w:id="2"/>
      <w:r>
        <w:rPr>
          <w:rStyle w:val="CommentReference"/>
          <w:i/>
          <w:iCs/>
          <w:sz w:val="24"/>
          <w:szCs w:val="24"/>
        </w:rPr>
        <w:commentReference w:id="2"/>
      </w:r>
      <w:r>
        <w:rPr>
          <w:i/>
          <w:iCs/>
        </w:rPr>
        <w:t>ayin</w:t>
      </w:r>
      <w:r>
        <w:t xml:space="preserve"> of </w:t>
      </w:r>
      <w:r>
        <w:rPr>
          <w:i/>
          <w:iCs/>
        </w:rPr>
        <w:t>shema</w:t>
      </w:r>
      <w:r>
        <w:t xml:space="preserve"> and the letter </w:t>
      </w:r>
      <w:r>
        <w:rPr>
          <w:i/>
          <w:iCs/>
        </w:rPr>
        <w:t>dalet</w:t>
      </w:r>
      <w:r>
        <w:t xml:space="preserve"> of </w:t>
      </w:r>
      <w:r>
        <w:rPr>
          <w:i/>
          <w:iCs/>
        </w:rPr>
        <w:t>echad</w:t>
      </w:r>
      <w:r>
        <w:t xml:space="preserve"> are written large, and together they spell </w:t>
      </w:r>
      <w:r>
        <w:rPr>
          <w:i/>
          <w:iCs/>
        </w:rPr>
        <w:t>ed—</w:t>
      </w:r>
      <w:r>
        <w:t>witness. The one speaking the words is giving a testimony from a perspective and every perspective has its own.</w:t>
      </w:r>
    </w:p>
    <w:p w14:paraId="15006D54" w14:textId="7500B9E9" w:rsidR="001770FD" w:rsidRPr="00801C60" w:rsidRDefault="00D70D20" w:rsidP="009651F6">
      <w:commentRangeStart w:id="3"/>
      <w:r>
        <w:t xml:space="preserve">From my perspective, every disclosure I describe becomes legible only afterward. Nothing in this account can be run forward. The third day is read back into Hosea; the cross read back from the resurrection; the criterion I use to say what is unique about Christ rests on what happens after it is applied. Any sense of direction is perspectival because the actual motion is </w:t>
      </w:r>
      <w:commentRangeEnd w:id="3"/>
      <w:r>
        <w:rPr>
          <w:rStyle w:val="CommentReference"/>
          <w:i/>
          <w:iCs/>
          <w:sz w:val="24"/>
          <w:szCs w:val="24"/>
        </w:rPr>
        <w:commentReference w:id="3"/>
      </w:r>
      <w:r>
        <w:rPr>
          <w:i/>
          <w:iCs/>
        </w:rPr>
        <w:t>spanda</w:t>
      </w:r>
      <w:r>
        <w:t>, the Sanskrit word for pulse, throb, or vibration—revealing and concealing in one simultaneous act. That we all must meet the pulse “from somewhere” is not a defect in the system but rather the nature of embodied existence. Nothing is added in the seeing. Recognition is of what was always the case.</w:t>
      </w:r>
    </w:p>
    <w:p w14:paraId="15D6FF75" w14:textId="6696C8F6" w:rsidR="00700837" w:rsidRDefault="00700837" w:rsidP="00700837">
      <w:pPr>
        <w:pStyle w:val="Heading3"/>
      </w:pPr>
      <w:r>
        <w:t xml:space="preserve">I. Of </w:t>
      </w:r>
      <w:del w:id="4" w:author="Claude" w:date="2026-09-13T00:00:00Z">
        <w:r>
          <w:delText>God</w:delText>
        </w:r>
      </w:del>
      <w:ins w:id="5" w:author="Claude" w:date="2026-09-13T00:00:00Z">
        <w:r>
          <w:t>G-d</w:t>
        </w:r>
      </w:ins>
      <w:r>
        <w:t xml:space="preserve"> the Father</w:t>
      </w:r>
    </w:p>
    <w:p w14:paraId="16746826" w14:textId="77777777" w:rsidR="00700837" w:rsidRDefault="00700837" w:rsidP="002E5295">
      <w:pPr>
        <w:pStyle w:val="Style2"/>
      </w:pPr>
      <w:r>
        <w:t>We believe in one God, the Father, the Almighty, maker of heaven and earth, of all that is, seen and unseen.</w:t>
      </w:r>
    </w:p>
    <w:p w14:paraId="2A62052B" w14:textId="2956026A" w:rsidR="007C324F" w:rsidRDefault="00B8135B" w:rsidP="00B8135B">
      <w:r>
        <w:t xml:space="preserve">The Greek fathers give us the vocabulary to distinguish </w:t>
      </w:r>
      <w:r>
        <w:rPr>
          <w:i/>
          <w:iCs/>
        </w:rPr>
        <w:t>theologia</w:t>
      </w:r>
      <w:r>
        <w:t xml:space="preserve">, G-d as G-d is in himself, from </w:t>
      </w:r>
      <w:r>
        <w:rPr>
          <w:i/>
          <w:iCs/>
        </w:rPr>
        <w:t>oikonomia</w:t>
      </w:r>
      <w:r>
        <w:t xml:space="preserve">, G-d as G-d is toward us, and the Creed keeps that distinction in its own word order. </w:t>
      </w:r>
      <w:r>
        <w:rPr>
          <w:i/>
          <w:iCs/>
        </w:rPr>
        <w:t>We believe in one God, the Father</w:t>
      </w:r>
      <w:commentRangeStart w:id="6"/>
      <w:r>
        <w:t xml:space="preserve"> is theology. Everything after it is economy. Almighty</w:t>
      </w:r>
      <w:commentRangeEnd w:id="6"/>
      <w:r>
        <w:rPr>
          <w:rStyle w:val="CommentReference"/>
          <w:sz w:val="24"/>
          <w:szCs w:val="24"/>
          <w:vertAlign w:val="superscript"/>
        </w:rPr>
        <w:commentReference w:id="6"/>
      </w:r>
      <w:r>
        <w:rPr>
          <w:rStyle w:val="FootnoteReference"/>
        </w:rPr>
        <w:footnoteReference w:id="7"/>
      </w:r>
      <w:r>
        <w:t xml:space="preserve"> requires something to hold; Maker requires something be made; Seen and Unseen requires something categorized. Those words would be empty if nothing had been fashioned.</w:t>
      </w:r>
    </w:p>
    <w:p w14:paraId="6037D98B" w14:textId="05B7373F" w:rsidR="00B8135B" w:rsidRDefault="007C324F" w:rsidP="00B8135B">
      <w:r>
        <w:t xml:space="preserve">One may argue that the word </w:t>
      </w:r>
      <w:r>
        <w:rPr>
          <w:i/>
          <w:iCs/>
        </w:rPr>
        <w:t>Father</w:t>
      </w:r>
      <w:r>
        <w:t xml:space="preserve"> is also inherently relational and therefore on the wrong side of the line, and, at first glance, that appears to be the case. But here the Creed is making a </w:t>
      </w:r>
      <w:del w:id="9" w:author="Claude" w:date="2026-09-13T00:00:00Z">
        <w:r>
          <w:delText>subtle claimo that affirms</w:delText>
        </w:r>
      </w:del>
      <w:ins w:id="10" w:author="Claude" w:date="2026-09-13T00:00:00Z">
        <w:r>
          <w:t>subtle claim that affirms</w:t>
        </w:r>
      </w:ins>
      <w:r>
        <w:t xml:space="preserve"> the “relation” yet keeps it </w:t>
      </w:r>
      <w:r>
        <w:rPr>
          <w:i/>
          <w:iCs/>
        </w:rPr>
        <w:t xml:space="preserve">theologia: </w:t>
      </w:r>
      <w:r>
        <w:t>the</w:t>
      </w:r>
      <w:r>
        <w:rPr>
          <w:i/>
          <w:iCs/>
        </w:rPr>
        <w:t xml:space="preserve"> </w:t>
      </w:r>
      <w:commentRangeStart w:id="11"/>
      <w:r>
        <w:t xml:space="preserve">Father as unoriginate absolute, as archetypal(footnote: Ephesians 3:14-15, every </w:t>
      </w:r>
      <w:commentRangeEnd w:id="11"/>
      <w:r>
        <w:rPr>
          <w:rStyle w:val="CommentReference"/>
          <w:i/>
          <w:iCs/>
          <w:sz w:val="24"/>
          <w:szCs w:val="24"/>
        </w:rPr>
        <w:commentReference w:id="11"/>
      </w:r>
      <w:r>
        <w:rPr>
          <w:i/>
          <w:iCs/>
        </w:rPr>
        <w:t xml:space="preserve">πατριά, </w:t>
      </w:r>
      <w:r>
        <w:t>distributively).</w:t>
      </w:r>
    </w:p>
    <w:p w14:paraId="7F5E7C60" w14:textId="0F953983" w:rsidR="001C1D31" w:rsidRPr="00433C80" w:rsidRDefault="00A164A6" w:rsidP="00EB443D">
      <w:pPr>
        <w:jc w:val="center"/>
      </w:pPr>
      <w:r>
        <w:rPr>
          <w:i/>
          <w:iCs/>
        </w:rPr>
        <w:lastRenderedPageBreak/>
        <w:t xml:space="preserve">We believe in one God, </w:t>
      </w:r>
      <w:r>
        <w:t>(I.1)</w:t>
      </w:r>
    </w:p>
    <w:p w14:paraId="72DD7F7A" w14:textId="496FA377" w:rsidR="00700837" w:rsidRDefault="00700837" w:rsidP="00700837">
      <w:r>
        <w:t>"One"</w:t>
      </w:r>
      <w:r>
        <w:rPr>
          <w:rStyle w:val="FootnoteReference"/>
        </w:rPr>
        <w:footnoteReference w:id="8"/>
      </w:r>
      <w:commentRangeStart w:id="12"/>
      <w:r>
        <w:t xml:space="preserve"> is not the exclusion of rival deities but of rival existents; as it is written, </w:t>
      </w:r>
      <w:commentRangeEnd w:id="12"/>
      <w:r>
        <w:rPr>
          <w:rStyle w:val="CommentReference"/>
          <w:i/>
          <w:iCs/>
          <w:sz w:val="24"/>
          <w:szCs w:val="24"/>
        </w:rPr>
        <w:commentReference w:id="12"/>
      </w:r>
      <w:r>
        <w:rPr>
          <w:i/>
          <w:iCs/>
        </w:rPr>
        <w:t>look unto me and be ye saved, all the ends of the earth, for I am God and there is none else.</w:t>
      </w:r>
      <w:r>
        <w:rPr>
          <w:rStyle w:val="FootnoteReference"/>
          <w:i/>
          <w:iCs/>
        </w:rPr>
        <w:footnoteReference w:id="9"/>
      </w:r>
      <w:r>
        <w:rPr>
          <w:i/>
          <w:iCs/>
        </w:rPr>
        <w:t xml:space="preserve"> </w:t>
      </w:r>
      <w:r>
        <w:t xml:space="preserve">"None else" is </w:t>
      </w:r>
      <w:r>
        <w:rPr>
          <w:i/>
          <w:iCs/>
        </w:rPr>
        <w:t>ein od</w:t>
      </w:r>
      <w:commentRangeStart w:id="13"/>
      <w:r>
        <w:t xml:space="preserve"> in the Hebrew, an ambiguity the text leaves open — no other god, or nothing further at all — and I read it the second way. There is no second thing, including the </w:t>
      </w:r>
      <w:commentRangeEnd w:id="13"/>
      <w:r>
        <w:rPr>
          <w:rStyle w:val="CommentReference"/>
          <w:i/>
          <w:iCs/>
          <w:sz w:val="24"/>
          <w:szCs w:val="24"/>
        </w:rPr>
        <w:commentReference w:id="13"/>
      </w:r>
      <w:r>
        <w:rPr>
          <w:i/>
          <w:iCs/>
        </w:rPr>
        <w:t>we</w:t>
      </w:r>
      <w:r>
        <w:t xml:space="preserve"> or the </w:t>
      </w:r>
      <w:r>
        <w:rPr>
          <w:i/>
          <w:iCs/>
        </w:rPr>
        <w:t>I</w:t>
      </w:r>
      <w:r>
        <w:t xml:space="preserve"> that is saying the Creed. Deuteronomy puts it more plainly still: </w:t>
      </w:r>
      <w:r>
        <w:rPr>
          <w:i/>
          <w:iCs/>
        </w:rPr>
        <w:t>ein od milvado</w:t>
      </w:r>
      <w:r>
        <w:t>, there is none besides him.</w:t>
      </w:r>
      <w:r>
        <w:rPr>
          <w:rStyle w:val="FootnoteReference"/>
        </w:rPr>
        <w:footnoteReference w:id="10"/>
      </w:r>
    </w:p>
    <w:p w14:paraId="00AD78EC" w14:textId="77777777" w:rsidR="002A42F6" w:rsidRDefault="002A42F6" w:rsidP="002A42F6">
      <w:r>
        <w:t xml:space="preserve">We should also say plainly the implication of what I have said already. If there is no second thing, then what I have described is a type of monism, and I do not dispute that. What it is not is pantheism, and the difference is not a technicality. Spinoza's </w:t>
      </w:r>
      <w:del w:id="14" w:author="Claude" w:date="2026-09-13T00:00:00Z">
        <w:r>
          <w:delText>God</w:delText>
        </w:r>
      </w:del>
      <w:ins w:id="15" w:author="Claude" w:date="2026-09-13T00:00:00Z">
        <w:r>
          <w:t>G-d</w:t>
        </w:r>
      </w:ins>
      <w:r>
        <w:t xml:space="preserve"> does not choose and could not have done otherwise.</w:t>
      </w:r>
      <w:r>
        <w:rPr>
          <w:rStyle w:val="FootnoteReference"/>
        </w:rPr>
        <w:footnoteReference w:id="11"/>
      </w:r>
      <w:r>
        <w:t xml:space="preserve"> Nothing here works that way. </w:t>
      </w:r>
    </w:p>
    <w:p w14:paraId="36706827" w14:textId="77777777" w:rsidR="00700837" w:rsidRDefault="00700837" w:rsidP="00700837">
      <w:r>
        <w:t xml:space="preserve">The Kabbalists give the reason, and they give it a name. </w:t>
      </w:r>
      <w:del w:id="16" w:author="Claude" w:date="2026-09-13T00:00:00Z">
        <w:r>
          <w:delText>God</w:delText>
        </w:r>
      </w:del>
      <w:ins w:id="17" w:author="Claude" w:date="2026-09-13T00:00:00Z">
        <w:r>
          <w:t>G-d</w:t>
        </w:r>
      </w:ins>
      <w:r>
        <w:t xml:space="preserve"> is </w:t>
      </w:r>
      <w:r>
        <w:rPr>
          <w:i/>
          <w:iCs/>
        </w:rPr>
        <w:t>Ein Sof</w:t>
      </w:r>
      <w:r>
        <w:t>, without end — not the largest, greatest, best thing; not a thing at all. A limit would require an outside for the limit to face, and there is no outside. Nothing else exists because there is nowhere else to be.</w:t>
      </w:r>
    </w:p>
    <w:p w14:paraId="2AA64C3C" w14:textId="7095E446" w:rsidR="00114B3B" w:rsidRPr="002E2406" w:rsidRDefault="006755D2" w:rsidP="00114B3B">
      <w:pPr>
        <w:jc w:val="center"/>
      </w:pPr>
      <w:r>
        <w:rPr>
          <w:i/>
          <w:iCs/>
        </w:rPr>
        <w:t xml:space="preserve">the Father, </w:t>
      </w:r>
      <w:r>
        <w:t>(I.2)</w:t>
      </w:r>
    </w:p>
    <w:p w14:paraId="11586B53" w14:textId="199663D3" w:rsidR="00700837" w:rsidRDefault="00700837" w:rsidP="00700837">
      <w:r>
        <w:t xml:space="preserve">In G-d's self-reference, </w:t>
      </w:r>
      <w:r>
        <w:rPr>
          <w:i/>
          <w:iCs/>
        </w:rPr>
        <w:t>I AM</w:t>
      </w:r>
      <w:r>
        <w:t>,</w:t>
      </w:r>
      <w:r>
        <w:rPr>
          <w:rStyle w:val="FootnoteReference"/>
        </w:rPr>
        <w:footnoteReference w:id="12"/>
      </w:r>
      <w:r>
        <w:t xml:space="preserve"> the One is the "I" and the Father is the "AM": that anything is at all. He is </w:t>
      </w:r>
      <w:r>
        <w:rPr>
          <w:i/>
          <w:iCs/>
        </w:rPr>
        <w:t>prakāśa</w:t>
      </w:r>
      <w:r>
        <w:t xml:space="preserve"> in Sanskrit — radiant Being, traditionally figured as Divine Light. Light's visibility is not about brightness but contact, however there is nothing else, so the only thing this light can encounter is itself. Reflection is light meeting itself and returning at another angle. Refraction is light passing through itself and emerging prismatic. The Creed names both, in two clauses far apart: the Son is </w:t>
      </w:r>
      <w:r>
        <w:rPr>
          <w:i/>
          <w:iCs/>
        </w:rPr>
        <w:t>Light from Light</w:t>
      </w:r>
      <w:commentRangeStart w:id="18"/>
      <w:r>
        <w:t>, and the Spirit has spoken through the prophets.</w:t>
      </w:r>
      <w:commentRangeEnd w:id="18"/>
      <w:r>
        <w:rPr>
          <w:rStyle w:val="CommentReference"/>
          <w:sz w:val="24"/>
          <w:szCs w:val="24"/>
        </w:rPr>
        <w:commentReference w:id="18"/>
      </w:r>
    </w:p>
    <w:p w14:paraId="081A09C0" w14:textId="4410CAC6" w:rsidR="00700837" w:rsidRDefault="00700837" w:rsidP="00700837">
      <w:commentRangeStart w:id="19"/>
      <w:r>
        <w:t xml:space="preserve">Here we should slow down, because one light behaving in two ways is very close to a heresy called modalism: the belief that the Trinity is modes adopted and set aside by </w:t>
      </w:r>
      <w:commentRangeEnd w:id="19"/>
      <w:r>
        <w:rPr>
          <w:rStyle w:val="CommentReference"/>
          <w:sz w:val="24"/>
          <w:szCs w:val="24"/>
        </w:rPr>
        <w:commentReference w:id="19"/>
      </w:r>
      <w:r>
        <w:t xml:space="preserve">G-d for occasions. Two things keep my account from being that. Light does not reflect and then refract; it does both always and simultaneously (or at the speed of light). And the Son is not an adverb. He is the one who says </w:t>
      </w:r>
      <w:r>
        <w:rPr>
          <w:i/>
          <w:iCs/>
        </w:rPr>
        <w:t>I</w:t>
      </w:r>
      <w:r>
        <w:t xml:space="preserve"> without borrowing it, as we will see below.</w:t>
      </w:r>
    </w:p>
    <w:p w14:paraId="335BEB74" w14:textId="00C9C0AE" w:rsidR="00680F82" w:rsidRPr="003C51E9" w:rsidRDefault="0078033E" w:rsidP="00680F82">
      <w:pPr>
        <w:jc w:val="center"/>
      </w:pPr>
      <w:r>
        <w:rPr>
          <w:i/>
          <w:iCs/>
        </w:rPr>
        <w:lastRenderedPageBreak/>
        <w:t xml:space="preserve">the Almighty, </w:t>
      </w:r>
      <w:r>
        <w:t>(I.3)</w:t>
      </w:r>
    </w:p>
    <w:p w14:paraId="6D71C5E5" w14:textId="48B208D3" w:rsidR="00700837" w:rsidRDefault="00700837" w:rsidP="00700837">
      <w:r>
        <w:t>"Almighty," read as all-holding, already requires that the held be genuinely other than the holding, without requiring it to be a second existent — you can hold your own hand, and the distinction is real.</w:t>
      </w:r>
    </w:p>
    <w:p w14:paraId="007A86AA" w14:textId="77777777" w:rsidR="00700837" w:rsidRDefault="00700837" w:rsidP="00700837">
      <w:r>
        <w:t xml:space="preserve">"Almighty" is the word most likely to be misheard. The Greek is </w:t>
      </w:r>
      <w:r>
        <w:rPr>
          <w:i/>
          <w:iCs/>
        </w:rPr>
        <w:t>pantokratōr</w:t>
      </w:r>
      <w:r>
        <w:t xml:space="preserve">, all-holding, as stated above. The Latin </w:t>
      </w:r>
      <w:r>
        <w:rPr>
          <w:i/>
          <w:iCs/>
        </w:rPr>
        <w:t>omnipotens</w:t>
      </w:r>
      <w:r>
        <w:t xml:space="preserve"> behind "almighty" is where most modern arguments about omnipotence come from. Once that is seen, the Kabbalistic account of creation, </w:t>
      </w:r>
      <w:r>
        <w:rPr>
          <w:i/>
          <w:iCs/>
        </w:rPr>
        <w:t>tzimtzum</w:t>
      </w:r>
      <w:r>
        <w:t>, starts being a reading of almightiness and the withdrawal is not a reduction of it. Making room is what an embrace does in order to hold.</w:t>
      </w:r>
      <w:r>
        <w:rPr>
          <w:rStyle w:val="FootnoteReference"/>
        </w:rPr>
        <w:footnoteReference w:id="13"/>
      </w:r>
    </w:p>
    <w:p w14:paraId="13401798" w14:textId="71F9FA54" w:rsidR="00B918F4" w:rsidRPr="0037561E" w:rsidRDefault="0096505C" w:rsidP="00D55581">
      <w:pPr>
        <w:jc w:val="center"/>
      </w:pPr>
      <w:r>
        <w:rPr>
          <w:i/>
          <w:iCs/>
        </w:rPr>
        <w:t xml:space="preserve">maker of heaven and earth, </w:t>
      </w:r>
      <w:r>
        <w:t>(I.4)</w:t>
      </w:r>
    </w:p>
    <w:p w14:paraId="66EF2744" w14:textId="02B04B72" w:rsidR="00700837" w:rsidRDefault="00700837" w:rsidP="00700837">
      <w:commentRangeStart w:id="20"/>
      <w:r>
        <w:t xml:space="preserve">Which does not mean what they refer to is lesser, on the contrary, it makes them </w:t>
      </w:r>
      <w:commentRangeEnd w:id="20"/>
      <w:r w:rsidR="000461A3">
        <w:rPr>
          <w:rStyle w:val="CommentReference"/>
          <w:i/>
          <w:iCs/>
          <w:sz w:val="24"/>
          <w:szCs w:val="24"/>
        </w:rPr>
        <w:commentReference w:id="20"/>
      </w:r>
      <w:r>
        <w:rPr>
          <w:i/>
          <w:iCs/>
        </w:rPr>
        <w:t>svātantrya</w:t>
      </w:r>
      <w:r>
        <w:t xml:space="preserve"> — the Sanskrit for absolute freedom, the capacity to be otherwise without being diminished. It is the first thing the Creed says about G-d after saying that G-d is. This is also why I worship G-d, and why I think worship is not superfluous even for people who have the metaphysics and/or morals right without it.</w:t>
      </w:r>
    </w:p>
    <w:p w14:paraId="20A1D218" w14:textId="2A26BB46" w:rsidR="00493F54" w:rsidRPr="00630755" w:rsidRDefault="00630755" w:rsidP="00493F54">
      <w:pPr>
        <w:jc w:val="center"/>
      </w:pPr>
      <w:r>
        <w:rPr>
          <w:i/>
          <w:iCs/>
        </w:rPr>
        <w:t xml:space="preserve">of all that is, </w:t>
      </w:r>
      <w:r>
        <w:t>(I.5)</w:t>
      </w:r>
    </w:p>
    <w:p w14:paraId="5D1ED288" w14:textId="7C6E193C" w:rsidR="00700837" w:rsidRDefault="00700837" w:rsidP="00700837">
      <w:commentRangeStart w:id="21"/>
      <w:r>
        <w:t xml:space="preserve">"Of all that is, seen and unseen" is doing more than filling out the list. It says both halves are made, which is the specific denial the clause was written for: no one gets to assign the visible world to a lesser maker and keep the invisible for the real </w:t>
      </w:r>
      <w:commentRangeEnd w:id="21"/>
      <w:r>
        <w:rPr>
          <w:rStyle w:val="CommentReference"/>
          <w:sz w:val="24"/>
          <w:szCs w:val="24"/>
        </w:rPr>
        <w:commentReference w:id="21"/>
      </w:r>
      <w:r>
        <w:t>G-d.</w:t>
      </w:r>
      <w:r>
        <w:rPr>
          <w:rStyle w:val="FootnoteReference"/>
        </w:rPr>
        <w:footnoteReference w:id="14"/>
      </w:r>
    </w:p>
    <w:p w14:paraId="027F8F97" w14:textId="3A84DFEF" w:rsidR="00700837" w:rsidRDefault="00700837" w:rsidP="00700837">
      <w:commentRangeStart w:id="22"/>
      <w:r>
        <w:t xml:space="preserve">Nothing else got in — no lesser craftsman, no flaw with an existence of its own, no obscuring substance requiring explanation. Whatever separates us from </w:t>
      </w:r>
      <w:commentRangeEnd w:id="22"/>
      <w:r>
        <w:rPr>
          <w:rStyle w:val="CommentReference"/>
          <w:sz w:val="24"/>
          <w:szCs w:val="24"/>
        </w:rPr>
        <w:commentReference w:id="22"/>
      </w:r>
      <w:r>
        <w:t>G-d is not a thing.</w:t>
      </w:r>
      <w:r>
        <w:rPr>
          <w:rStyle w:val="FootnoteReference"/>
        </w:rPr>
        <w:footnoteReference w:id="15"/>
      </w:r>
    </w:p>
    <w:p w14:paraId="48F1A25C" w14:textId="03BB7123" w:rsidR="00464788" w:rsidRPr="007505EE" w:rsidRDefault="007505EE" w:rsidP="00464788">
      <w:pPr>
        <w:jc w:val="center"/>
      </w:pPr>
      <w:r>
        <w:rPr>
          <w:i/>
          <w:iCs/>
        </w:rPr>
        <w:t xml:space="preserve">seen and unseen. </w:t>
      </w:r>
      <w:r>
        <w:t>(I.6)</w:t>
      </w:r>
    </w:p>
    <w:p w14:paraId="72B441B5" w14:textId="01ABFFBB" w:rsidR="00700837" w:rsidRDefault="00700837" w:rsidP="00700837">
      <w:r>
        <w:t>And read alongside what precedes it, the phrase says something further. The unseen is not more divine than the seen. There is no ladder of subtlety with matter at the bottom, no hierarchy in which the closer a thing comes to being invisible the closer it comes to G-d. Both are shining, and the shining is the same.</w:t>
      </w:r>
    </w:p>
    <w:p w14:paraId="0849C342" w14:textId="77777777" w:rsidR="00700837" w:rsidRDefault="00700837" w:rsidP="00700837">
      <w:commentRangeStart w:id="23"/>
      <w:r>
        <w:lastRenderedPageBreak/>
        <w:t>Finitude is not demotion. The crumbs beneath the table are the same bread — participation at a lower place is not participation in something lesser. What makes a bounded life a fallen one is not the boundedness but the forgetting.</w:t>
      </w:r>
      <w:commentRangeEnd w:id="23"/>
      <w:r>
        <w:rPr>
          <w:rStyle w:val="CommentReference"/>
          <w:sz w:val="24"/>
          <w:szCs w:val="24"/>
          <w:vertAlign w:val="superscript"/>
        </w:rPr>
        <w:commentReference w:id="23"/>
      </w:r>
      <w:r>
        <w:rPr>
          <w:rStyle w:val="FootnoteReference"/>
        </w:rPr>
        <w:footnoteReference w:id="16"/>
      </w:r>
    </w:p>
    <w:p w14:paraId="75504F4A" w14:textId="088ACA63" w:rsidR="00700837" w:rsidRDefault="00F765E1" w:rsidP="0018197E">
      <w:pPr>
        <w:pStyle w:val="Heading2"/>
        <w:rPr>
          <w:rStyle w:val="IntenseEmphasis"/>
          <w:i w:val="0"/>
          <w:iCs w:val="0"/>
        </w:rPr>
      </w:pPr>
      <w:r>
        <w:rPr>
          <w:rStyle w:val="IntenseEmphasis"/>
          <w:i w:val="0"/>
          <w:iCs w:val="0"/>
        </w:rPr>
        <w:t>II. Of the Son</w:t>
      </w:r>
    </w:p>
    <w:p w14:paraId="15500661" w14:textId="2438E668" w:rsidR="00B372F9" w:rsidRDefault="002E5295" w:rsidP="002E5295">
      <w:pPr>
        <w:pStyle w:val="Style2"/>
      </w:pPr>
      <w:r>
        <w:t>We believe in one Lord, Jesus Christ, the only Son of God, eternally begotten of the Father, God from God, Light from Light, true God from true God, begotten, not made, of one Being with the Father.</w:t>
      </w:r>
    </w:p>
    <w:p w14:paraId="322341C0" w14:textId="4937E394" w:rsidR="00B13B41" w:rsidRPr="006A5E50" w:rsidRDefault="00975048" w:rsidP="00B13B41">
      <w:pPr>
        <w:jc w:val="center"/>
      </w:pPr>
      <w:r>
        <w:rPr>
          <w:i/>
          <w:iCs/>
        </w:rPr>
        <w:t xml:space="preserve">We believe in one Lord, </w:t>
      </w:r>
      <w:r>
        <w:t>(II.1)</w:t>
      </w:r>
    </w:p>
    <w:p w14:paraId="0C6B3A7C" w14:textId="3728C53B" w:rsidR="00C3193B" w:rsidRDefault="00C3193B" w:rsidP="00C3193B">
      <w:r>
        <w:t>"Lord" is not a rank. It is the Name.</w:t>
      </w:r>
      <w:r>
        <w:rPr>
          <w:rStyle w:val="FootnoteReference"/>
        </w:rPr>
        <w:footnoteReference w:id="17"/>
      </w:r>
    </w:p>
    <w:p w14:paraId="08AF6DC8" w14:textId="77777777" w:rsidR="00C3193B" w:rsidRDefault="00C3193B" w:rsidP="00C3193B">
      <w:r>
        <w:t xml:space="preserve">The Septuagint puts </w:t>
      </w:r>
      <w:r>
        <w:rPr>
          <w:i/>
          <w:iCs/>
        </w:rPr>
        <w:t>Kyrios</w:t>
      </w:r>
      <w:r>
        <w:t xml:space="preserve"> wherever the Tetragrammaton stands, so this line is not promoting a man to an office. It is saying the Name over him.</w:t>
      </w:r>
    </w:p>
    <w:p w14:paraId="6B81946C" w14:textId="7CD9E516" w:rsidR="00060F3F" w:rsidRPr="00373D40" w:rsidRDefault="00060F3F" w:rsidP="00060F3F">
      <w:pPr>
        <w:jc w:val="center"/>
      </w:pPr>
      <w:r>
        <w:rPr>
          <w:i/>
          <w:iCs/>
        </w:rPr>
        <w:t xml:space="preserve">Jesus Christ, </w:t>
      </w:r>
      <w:r>
        <w:t>(II.2)</w:t>
      </w:r>
    </w:p>
    <w:p w14:paraId="4D13571D" w14:textId="77777777" w:rsidR="00C3193B" w:rsidRDefault="00C3193B" w:rsidP="00C3193B">
      <w:r>
        <w:t xml:space="preserve">Which means the Creed has not moved on from the first clause. When Paul wrote to Corinth he gave </w:t>
      </w:r>
      <w:r>
        <w:rPr>
          <w:i/>
          <w:iCs/>
        </w:rPr>
        <w:t>God</w:t>
      </w:r>
      <w:r>
        <w:t xml:space="preserve"> to the Father and </w:t>
      </w:r>
      <w:r>
        <w:rPr>
          <w:i/>
          <w:iCs/>
        </w:rPr>
        <w:t>Lord</w:t>
      </w:r>
      <w:r>
        <w:t xml:space="preserve"> to Jesus, and I used to read that as dividing the Shema.</w:t>
      </w:r>
      <w:r>
        <w:rPr>
          <w:rStyle w:val="FootnoteReference"/>
        </w:rPr>
        <w:footnoteReference w:id="18"/>
      </w:r>
    </w:p>
    <w:p w14:paraId="7A01DBFB" w14:textId="77777777" w:rsidR="00C3193B" w:rsidRDefault="00C3193B" w:rsidP="00C3193B">
      <w:r>
        <w:t xml:space="preserve">It is not a division. It is the same </w:t>
      </w:r>
      <w:r>
        <w:rPr>
          <w:i/>
          <w:iCs/>
        </w:rPr>
        <w:t>I</w:t>
      </w:r>
      <w:r>
        <w:t xml:space="preserve"> said twice, in two registers. </w:t>
      </w:r>
      <w:r>
        <w:rPr>
          <w:i/>
          <w:iCs/>
        </w:rPr>
        <w:t>One God</w:t>
      </w:r>
      <w:r>
        <w:t xml:space="preserve"> is that </w:t>
      </w:r>
      <w:r>
        <w:rPr>
          <w:i/>
          <w:iCs/>
        </w:rPr>
        <w:t>I</w:t>
      </w:r>
      <w:r>
        <w:t xml:space="preserve"> said universally — of everything, from nowhere in particular. </w:t>
      </w:r>
      <w:r>
        <w:rPr>
          <w:i/>
          <w:iCs/>
        </w:rPr>
        <w:t>One Lord</w:t>
      </w:r>
      <w:r>
        <w:t xml:space="preserve"> is the same </w:t>
      </w:r>
      <w:r>
        <w:rPr>
          <w:i/>
          <w:iCs/>
        </w:rPr>
        <w:t>I</w:t>
      </w:r>
      <w:r>
        <w:t xml:space="preserve"> said particularly, of a man with a name and a genealogy and a date of death. Nothing has been split. Something has become sayable that was not.</w:t>
      </w:r>
    </w:p>
    <w:p w14:paraId="290F0A7C" w14:textId="3C5A5031" w:rsidR="000410C9" w:rsidRPr="00B93223" w:rsidRDefault="000410C9" w:rsidP="000410C9">
      <w:pPr>
        <w:jc w:val="center"/>
      </w:pPr>
      <w:r>
        <w:rPr>
          <w:i/>
          <w:iCs/>
        </w:rPr>
        <w:t xml:space="preserve">the only Son of God, </w:t>
      </w:r>
      <w:r>
        <w:t>(II.3)</w:t>
      </w:r>
    </w:p>
    <w:p w14:paraId="2031A1BF" w14:textId="4BE1E457" w:rsidR="00F70FBB" w:rsidRDefault="00F70FBB" w:rsidP="00F70FBB">
      <w:commentRangeStart w:id="24"/>
      <w:r>
        <w:t xml:space="preserve">Because everyone is fully </w:t>
      </w:r>
      <w:commentRangeEnd w:id="24"/>
      <w:r>
        <w:rPr>
          <w:rStyle w:val="CommentReference"/>
          <w:sz w:val="24"/>
          <w:szCs w:val="24"/>
        </w:rPr>
        <w:commentReference w:id="24"/>
      </w:r>
      <w:r>
        <w:t>G-d</w:t>
      </w:r>
      <w:r>
        <w:t xml:space="preserve">, and that is not what distinguishes him. The prophet Hosea says </w:t>
      </w:r>
      <w:r>
        <w:rPr>
          <w:i/>
          <w:iCs/>
        </w:rPr>
        <w:t>for I am God, and not man</w:t>
      </w:r>
      <w:r>
        <w:t>, and it stands, because in the register he is speaking in it is as true of him as it is of anything.</w:t>
      </w:r>
      <w:r>
        <w:rPr>
          <w:rStyle w:val="FootnoteReference"/>
        </w:rPr>
        <w:footnoteReference w:id="19"/>
      </w:r>
    </w:p>
    <w:p w14:paraId="2B16CF44" w14:textId="77777777" w:rsidR="00F70FBB" w:rsidRDefault="00F70FBB" w:rsidP="00F70FBB">
      <w:r>
        <w:lastRenderedPageBreak/>
        <w:t xml:space="preserve">But he cannot say it as Hosea. Hosea qua Hosea is not the speaker, and the text records this rather than hiding it: </w:t>
      </w:r>
      <w:r>
        <w:rPr>
          <w:i/>
          <w:iCs/>
        </w:rPr>
        <w:t>thus says the LORD</w:t>
      </w:r>
      <w:r>
        <w:t xml:space="preserve"> is the attribution, and it is visible on the page. The prophetic formula marks which register is in use.</w:t>
      </w:r>
    </w:p>
    <w:p w14:paraId="251A23FE" w14:textId="77777777" w:rsidR="00F70FBB" w:rsidRDefault="00F70FBB" w:rsidP="00F70FBB">
      <w:r>
        <w:t xml:space="preserve">Balaam, the foreign diviner hired to curse Israel, says, </w:t>
      </w:r>
      <w:r>
        <w:rPr>
          <w:i/>
          <w:iCs/>
        </w:rPr>
        <w:t>God is not a man, that he should lie</w:t>
      </w:r>
      <w:r>
        <w:t>.</w:t>
      </w:r>
      <w:r>
        <w:rPr>
          <w:rStyle w:val="FootnoteReference"/>
        </w:rPr>
        <w:footnoteReference w:id="20"/>
      </w:r>
    </w:p>
    <w:p w14:paraId="76E39B44" w14:textId="77777777" w:rsidR="00F70FBB" w:rsidRDefault="00F70FBB" w:rsidP="00F70FBB">
      <w:r>
        <w:t xml:space="preserve">One speaker is inside the covenant and one is not, and it makes no difference to their register and between them there is no position left to occupy. Speaking the universal </w:t>
      </w:r>
      <w:r>
        <w:rPr>
          <w:i/>
          <w:iCs/>
        </w:rPr>
        <w:t>I</w:t>
      </w:r>
      <w:r>
        <w:t xml:space="preserve"> requires stepping out of yourself, and it requires that of everyone, regardless of standing.</w:t>
      </w:r>
    </w:p>
    <w:p w14:paraId="55682C6B" w14:textId="68904623" w:rsidR="00580EBE" w:rsidRPr="00B93223" w:rsidRDefault="00580EBE" w:rsidP="00580EBE">
      <w:pPr>
        <w:jc w:val="center"/>
      </w:pPr>
      <w:r>
        <w:rPr>
          <w:i/>
          <w:iCs/>
        </w:rPr>
        <w:t xml:space="preserve">eternally begotten of the Father, </w:t>
      </w:r>
      <w:r>
        <w:t>(II.4)</w:t>
      </w:r>
    </w:p>
    <w:p w14:paraId="14C8714C" w14:textId="77777777" w:rsidR="00F70FBB" w:rsidRDefault="00F70FBB" w:rsidP="00F70FBB">
      <w:r>
        <w:t>Prophecy is built that way. It requires the Spirit to rest on someone, and what rests can depart.</w:t>
      </w:r>
      <w:r>
        <w:rPr>
          <w:rStyle w:val="FootnoteReference"/>
        </w:rPr>
        <w:footnoteReference w:id="21"/>
      </w:r>
    </w:p>
    <w:p w14:paraId="68AF322B" w14:textId="77777777" w:rsidR="00F70FBB" w:rsidRDefault="00F70FBB" w:rsidP="00F70FBB">
      <w:r>
        <w:t xml:space="preserve">Two parties and a join between them, and the join is what the attribution names. The Son is not a place the Spirit arrives at, which is why nothing appears in front of his </w:t>
      </w:r>
      <w:r>
        <w:rPr>
          <w:i/>
          <w:iCs/>
        </w:rPr>
        <w:t>I</w:t>
      </w:r>
      <w:r>
        <w:t>.</w:t>
      </w:r>
      <w:r>
        <w:rPr>
          <w:rStyle w:val="FootnoteReference"/>
        </w:rPr>
        <w:footnoteReference w:id="22"/>
      </w:r>
    </w:p>
    <w:p w14:paraId="2424995A" w14:textId="77777777" w:rsidR="00F70FBB" w:rsidRDefault="00F70FBB" w:rsidP="00F70FBB">
      <w:r>
        <w:rPr>
          <w:i/>
          <w:iCs/>
        </w:rPr>
        <w:t>Ego eimi</w:t>
      </w:r>
      <w:r>
        <w:t>, spoken to a woman at a well at noon and to a crowd in the temple, arrives with no attribution at all.</w:t>
      </w:r>
      <w:r>
        <w:rPr>
          <w:rStyle w:val="FootnoteReference"/>
        </w:rPr>
        <w:footnoteReference w:id="23"/>
      </w:r>
    </w:p>
    <w:p w14:paraId="68F45F8C" w14:textId="7A4614F0" w:rsidR="00580EBE" w:rsidRPr="00B56730" w:rsidRDefault="00D14FEA" w:rsidP="00D14FEA">
      <w:pPr>
        <w:jc w:val="center"/>
      </w:pPr>
      <w:r>
        <w:rPr>
          <w:i/>
          <w:iCs/>
        </w:rPr>
        <w:t xml:space="preserve">Light from Light, </w:t>
      </w:r>
      <w:r>
        <w:t>(II.5)</w:t>
      </w:r>
    </w:p>
    <w:p w14:paraId="2B1BE398" w14:textId="77777777" w:rsidR="00F70FBB" w:rsidRDefault="00F70FBB" w:rsidP="00F70FBB">
      <w:commentRangeStart w:id="25"/>
      <w:r>
        <w:t>The absence is the criterion, and it is a fact about the text rather than a claim about his inner life.</w:t>
      </w:r>
      <w:commentRangeEnd w:id="25"/>
      <w:r>
        <w:rPr>
          <w:rStyle w:val="CommentReference"/>
          <w:sz w:val="24"/>
          <w:szCs w:val="24"/>
        </w:rPr>
        <w:commentReference w:id="25"/>
      </w:r>
    </w:p>
    <w:p w14:paraId="67F70626" w14:textId="77777777" w:rsidR="00F70FBB" w:rsidRDefault="00F70FBB" w:rsidP="00F70FBB">
      <w:r>
        <w:t xml:space="preserve">There is an objection built into the Gospels themselves, and it is better to raise it than to wait for it. He warns that many will come in my name saying </w:t>
      </w:r>
      <w:r>
        <w:rPr>
          <w:i/>
          <w:iCs/>
        </w:rPr>
        <w:t>ego eimi</w:t>
      </w:r>
      <w:r>
        <w:t>, and that they will deceive many. So the words can be said by anyone. They are two of the commonest in Greek, and a man can put them in a sentence without any of this being true of him.</w:t>
      </w:r>
    </w:p>
    <w:p w14:paraId="0AB3C809" w14:textId="77777777" w:rsidR="00F70FBB" w:rsidRDefault="00F70FBB" w:rsidP="00F70FBB">
      <w:r>
        <w:rPr>
          <w:highlight w:val="yellow"/>
        </w:rPr>
        <w:t xml:space="preserve">Which is why the criterion is not the phrase. It is the absence in front of it — and the impostors of that warning are precisely people who arrive with an attribution and conceal it. </w:t>
      </w:r>
      <w:r>
        <w:rPr>
          <w:i/>
          <w:iCs/>
          <w:highlight w:val="yellow"/>
        </w:rPr>
        <w:t>In my name</w:t>
      </w:r>
      <w:r>
        <w:rPr>
          <w:highlight w:val="yellow"/>
        </w:rPr>
        <w:t xml:space="preserve"> is a borrowed authority hidden rather than declared: the prophetic formula run backwards, with the source suppressed instead of named. </w:t>
      </w:r>
      <w:r>
        <w:rPr>
          <w:i/>
          <w:iCs/>
          <w:highlight w:val="yellow"/>
        </w:rPr>
        <w:t>Thus says the LORD</w:t>
      </w:r>
      <w:r>
        <w:rPr>
          <w:highlight w:val="yellow"/>
        </w:rPr>
        <w:t xml:space="preserve"> makes the join visible. Coming in </w:t>
      </w:r>
      <w:r>
        <w:rPr>
          <w:highlight w:val="yellow"/>
        </w:rPr>
        <w:lastRenderedPageBreak/>
        <w:t xml:space="preserve">someone's name and saying </w:t>
      </w:r>
      <w:r>
        <w:rPr>
          <w:i/>
          <w:iCs/>
          <w:highlight w:val="yellow"/>
        </w:rPr>
        <w:t>I am</w:t>
      </w:r>
      <w:r>
        <w:rPr>
          <w:highlight w:val="yellow"/>
        </w:rPr>
        <w:t xml:space="preserve"> makes it invisible, and the deception is the concealment and not the words.</w:t>
      </w:r>
    </w:p>
    <w:p w14:paraId="2E0DA7C9" w14:textId="77777777" w:rsidR="00F70FBB" w:rsidRDefault="00F70FBB" w:rsidP="00F70FBB">
      <w:r>
        <w:t>So the warning confirms the test rather than defeating it. A borrowed I can be spoken. It cannot be spoken without there being something behind it, and the only question is ever whether the text shows it.</w:t>
      </w:r>
    </w:p>
    <w:p w14:paraId="5CEA8B6E" w14:textId="77777777" w:rsidR="00F70FBB" w:rsidRDefault="00F70FBB" w:rsidP="00F70FBB">
      <w:r>
        <w:t xml:space="preserve">So what is unique is not access. Everyone has the </w:t>
      </w:r>
      <w:r>
        <w:rPr>
          <w:i/>
          <w:iCs/>
        </w:rPr>
        <w:t>I</w:t>
      </w:r>
      <w:r>
        <w:t xml:space="preserve">; the whole of the first clause says so. What is unique is that he says it without leaving off being himself — the universal spoken from inside a particular life, which is the one thing that had never happened. And this is why the </w:t>
      </w:r>
      <w:r>
        <w:rPr>
          <w:i/>
          <w:iCs/>
        </w:rPr>
        <w:t>fully man</w:t>
      </w:r>
      <w:r>
        <w:t xml:space="preserve"> side is the side that matters. He bears agency and finite selfhood as we do, and we can recognize him because we are the same kind of thing. Not because he opened a door. Because he is standing where we are standing and saying what none of us can say from here.</w:t>
      </w:r>
      <w:r>
        <w:rPr>
          <w:rStyle w:val="FootnoteReference"/>
        </w:rPr>
        <w:footnoteReference w:id="24"/>
      </w:r>
    </w:p>
    <w:p w14:paraId="2CF3EAC1" w14:textId="77777777" w:rsidR="00F70FBB" w:rsidRDefault="00F70FBB" w:rsidP="00F70FBB">
      <w:commentRangeStart w:id="26"/>
      <w:r>
        <w:t xml:space="preserve">That is what </w:t>
      </w:r>
      <w:commentRangeEnd w:id="26"/>
      <w:r>
        <w:rPr>
          <w:rStyle w:val="CommentReference"/>
          <w:i/>
          <w:iCs/>
          <w:sz w:val="24"/>
          <w:szCs w:val="24"/>
        </w:rPr>
        <w:commentReference w:id="26"/>
      </w:r>
      <w:r>
        <w:rPr>
          <w:i/>
          <w:iCs/>
        </w:rPr>
        <w:t>monogenēs</w:t>
      </w:r>
      <w:r>
        <w:t xml:space="preserve"> names.</w:t>
      </w:r>
      <w:r>
        <w:rPr>
          <w:rStyle w:val="FootnoteReference"/>
        </w:rPr>
        <w:footnoteReference w:id="25"/>
      </w:r>
    </w:p>
    <w:p w14:paraId="124BF0DA" w14:textId="1F65AD2A" w:rsidR="00CC45D1" w:rsidRPr="00B56730" w:rsidRDefault="00CC45D1" w:rsidP="00CC45D1">
      <w:pPr>
        <w:jc w:val="center"/>
      </w:pPr>
      <w:r>
        <w:rPr>
          <w:i/>
          <w:iCs/>
        </w:rPr>
        <w:t xml:space="preserve">true God from true God, </w:t>
      </w:r>
      <w:r>
        <w:t>(II.6)</w:t>
      </w:r>
    </w:p>
    <w:p w14:paraId="2481C841" w14:textId="77777777" w:rsidR="00F70FBB" w:rsidRDefault="00F70FBB" w:rsidP="00F70FBB">
      <w:r>
        <w:t>Not the clearest disclosure but the one where disclosure stopped being representation. He is not the only place the divine is. He is the place where it stopped needing anyone to carry it.</w:t>
      </w:r>
    </w:p>
    <w:p w14:paraId="20C36F4A" w14:textId="77777777" w:rsidR="006A32A5" w:rsidRDefault="006A32A5" w:rsidP="006A32A5">
      <w:r>
        <w:t xml:space="preserve">The Son is </w:t>
      </w:r>
      <w:r>
        <w:rPr>
          <w:i/>
          <w:iCs/>
        </w:rPr>
        <w:t>vimarśa</w:t>
      </w:r>
      <w:r>
        <w:t>: the self-knowing by which the light knows itself as light. Not a second light, and not a product of the first — the knowing that is inseparable from the shining and is not the shining.</w:t>
      </w:r>
      <w:r>
        <w:rPr>
          <w:rStyle w:val="FootnoteReference"/>
        </w:rPr>
        <w:footnoteReference w:id="26"/>
      </w:r>
    </w:p>
    <w:p w14:paraId="049125D4" w14:textId="77777777" w:rsidR="006A32A5" w:rsidRDefault="006A32A5" w:rsidP="006A32A5">
      <w:commentRangeStart w:id="27"/>
      <w:r>
        <w:t xml:space="preserve">Which is what "Light from Light" is saying, and the word for it is reflection, provided the picture is right. What comes to mind is a mirror, and a mirror gives a copy: something that resembles the original, arrives after it, and vanishes when the original leaves the room. That is not it, and </w:t>
      </w:r>
      <w:commentRangeEnd w:id="27"/>
      <w:r>
        <w:rPr>
          <w:rStyle w:val="CommentReference"/>
          <w:i/>
          <w:iCs/>
          <w:sz w:val="24"/>
          <w:szCs w:val="24"/>
        </w:rPr>
        <w:commentReference w:id="27"/>
      </w:r>
      <w:r>
        <w:rPr>
          <w:i/>
          <w:iCs/>
        </w:rPr>
        <w:t>begotten, not made</w:t>
      </w:r>
      <w:r>
        <w:t xml:space="preserve"> exists to say so. The reflection meant here is the behavior of light itself — not an image of the source but the source becoming an image, no interval, the same light. Hebrews says </w:t>
      </w:r>
      <w:r>
        <w:rPr>
          <w:i/>
          <w:iCs/>
        </w:rPr>
        <w:t>apaugasma</w:t>
      </w:r>
      <w:commentRangeStart w:id="28"/>
      <w:r>
        <w:t>, radiance, and Wisdom before it calls her a reflection of eternal light. You cannot have the sun and wait for the brightness.</w:t>
      </w:r>
      <w:commentRangeEnd w:id="28"/>
      <w:r>
        <w:rPr>
          <w:rStyle w:val="CommentReference"/>
          <w:sz w:val="24"/>
          <w:szCs w:val="24"/>
          <w:vertAlign w:val="superscript"/>
        </w:rPr>
        <w:commentReference w:id="28"/>
      </w:r>
      <w:r>
        <w:rPr>
          <w:rStyle w:val="FootnoteReference"/>
        </w:rPr>
        <w:footnoteReference w:id="27"/>
      </w:r>
    </w:p>
    <w:p w14:paraId="6145C10E" w14:textId="21A297B3" w:rsidR="00CC45D1" w:rsidRPr="00EB2A66" w:rsidRDefault="00B74689" w:rsidP="00CC45D1">
      <w:pPr>
        <w:jc w:val="center"/>
      </w:pPr>
      <w:r>
        <w:rPr>
          <w:i/>
          <w:iCs/>
        </w:rPr>
        <w:lastRenderedPageBreak/>
        <w:t xml:space="preserve">begotten, </w:t>
      </w:r>
      <w:r>
        <w:t>(II.7)</w:t>
      </w:r>
    </w:p>
    <w:p w14:paraId="4F64F57B" w14:textId="375C0C04" w:rsidR="006A32A5" w:rsidRDefault="006A32A5" w:rsidP="006A32A5">
      <w:r>
        <w:t>Begotten and not made is the difference between what shares the begetter's nature and what does not. The vocabulary is at work in Genesis before it is at work at Nicaea: Adam is made in the image of God, and then, as it is written, Adam fathered a son in his own likeness, after his image, and called his name Seth. Made and begotten, two verses apart, doing the work the Council would need them to do.</w:t>
      </w:r>
      <w:r>
        <w:rPr>
          <w:rStyle w:val="FootnoteReference"/>
        </w:rPr>
        <w:footnoteReference w:id="28"/>
      </w:r>
    </w:p>
    <w:p w14:paraId="6F2A43C0" w14:textId="77777777" w:rsidR="006A32A5" w:rsidRDefault="006A32A5" w:rsidP="006A32A5">
      <w:r>
        <w:t xml:space="preserve">But image will not carry </w:t>
      </w:r>
      <w:r>
        <w:rPr>
          <w:i/>
          <w:iCs/>
        </w:rPr>
        <w:t>homoousios</w:t>
      </w:r>
      <w:commentRangeStart w:id="29"/>
      <w:r>
        <w:t xml:space="preserve">. An image is not what it images, and "like in substance" is the position Nicaea spent itself rejecting. Which is worth pausing over: this is the one clause in the Creed with no verse beneath it. The third day has Hosea; the right hand has the Psalm; the Spirit's speaking has the whole prophetic corpus. </w:t>
      </w:r>
      <w:commentRangeEnd w:id="29"/>
      <w:r>
        <w:rPr>
          <w:rStyle w:val="CommentReference"/>
          <w:i/>
          <w:iCs/>
          <w:sz w:val="24"/>
          <w:szCs w:val="24"/>
        </w:rPr>
        <w:commentReference w:id="29"/>
      </w:r>
      <w:r>
        <w:rPr>
          <w:i/>
          <w:iCs/>
        </w:rPr>
        <w:t>Homoousios</w:t>
      </w:r>
      <w:r>
        <w:t xml:space="preserve"> has nothing. That is why it took a council rather than an exegesis.</w:t>
      </w:r>
      <w:r>
        <w:rPr>
          <w:rStyle w:val="FootnoteReference"/>
        </w:rPr>
        <w:footnoteReference w:id="29"/>
      </w:r>
    </w:p>
    <w:p w14:paraId="306CEFC8" w14:textId="752C0D78" w:rsidR="00B74689" w:rsidRPr="00A119AD" w:rsidRDefault="00B74689" w:rsidP="00B74689">
      <w:pPr>
        <w:jc w:val="center"/>
      </w:pPr>
      <w:r>
        <w:rPr>
          <w:i/>
          <w:iCs/>
        </w:rPr>
        <w:t xml:space="preserve">not made, </w:t>
      </w:r>
      <w:r>
        <w:t>(II.8)</w:t>
      </w:r>
    </w:p>
    <w:p w14:paraId="78E86ED0" w14:textId="67C6318E" w:rsidR="00AB2228" w:rsidRPr="00A119AD" w:rsidRDefault="006A5E50" w:rsidP="00AB2228">
      <w:pPr>
        <w:jc w:val="center"/>
      </w:pPr>
      <w:r>
        <w:rPr>
          <w:i/>
          <w:iCs/>
        </w:rPr>
        <w:t xml:space="preserve">of one Being with the Father. </w:t>
      </w:r>
      <w:r>
        <w:t>(II.9)</w:t>
      </w:r>
    </w:p>
    <w:p w14:paraId="007EC157" w14:textId="77777777" w:rsidR="006A32A5" w:rsidRDefault="006A32A5" w:rsidP="006A32A5">
      <w:r>
        <w:t xml:space="preserve">So I take the clause to be true of everyone. </w:t>
      </w:r>
      <w:r>
        <w:rPr>
          <w:i/>
          <w:iCs/>
        </w:rPr>
        <w:t>Of one Being with the Father</w:t>
      </w:r>
      <w:commentRangeStart w:id="30"/>
      <w:r>
        <w:t xml:space="preserve"> applies to me. It applies to me as a verb and to Christ as a noun — not because we are made of different stuff, but because I am the same identity in the mode of coming-to-recognize, and he is the same identity that was never in that mode. Which is the last clause said again in another vocabulary: I can say the </w:t>
      </w:r>
      <w:commentRangeEnd w:id="30"/>
      <w:r>
        <w:rPr>
          <w:rStyle w:val="CommentReference"/>
          <w:i/>
          <w:iCs/>
          <w:sz w:val="24"/>
          <w:szCs w:val="24"/>
        </w:rPr>
        <w:commentReference w:id="30"/>
      </w:r>
      <w:r>
        <w:rPr>
          <w:i/>
          <w:iCs/>
        </w:rPr>
        <w:t>I</w:t>
      </w:r>
      <w:r>
        <w:t>, but only by stepping out of being myself to say it, and he does not have to.</w:t>
      </w:r>
      <w:r>
        <w:rPr>
          <w:rStyle w:val="FootnoteReference"/>
        </w:rPr>
        <w:footnoteReference w:id="30"/>
      </w:r>
    </w:p>
    <w:p w14:paraId="007D6D12" w14:textId="77777777" w:rsidR="006A32A5" w:rsidRDefault="006A32A5" w:rsidP="006A32A5">
      <w:r>
        <w:t>That formula has to be read carefully, because the natural misreading would destroy everything else here. It does not mean that knowing changes what I am. Nothing in me changes when I know it. Knowing what you already are is not a change in what you are; it is a change in your relation to it. The rope was never a snake — I was never threatened, just afraid of my ignorance. There is no becoming in this clause. The ontology is flat. What is not flat is knowing.</w:t>
      </w:r>
      <w:r>
        <w:rPr>
          <w:rStyle w:val="FootnoteReference"/>
        </w:rPr>
        <w:footnoteReference w:id="31"/>
      </w:r>
    </w:p>
    <w:p w14:paraId="007C56AB" w14:textId="77777777" w:rsidR="006A32A5" w:rsidRDefault="006A32A5" w:rsidP="006A32A5">
      <w:r>
        <w:lastRenderedPageBreak/>
        <w:t xml:space="preserve">And that is what makes his case different in kind rather than in degree. Recognition is by definition a recovery; the word carries the </w:t>
      </w:r>
      <w:r>
        <w:rPr>
          <w:i/>
          <w:iCs/>
        </w:rPr>
        <w:t>re-</w:t>
      </w:r>
      <w:r>
        <w:t xml:space="preserve"> and cannot be said without it. Everyone who arrives, arrives back. He alone has nothing to recover, and that is not a higher grade of the same event. It is the absence of the event.</w:t>
      </w:r>
      <w:r>
        <w:rPr>
          <w:rStyle w:val="FootnoteReference"/>
        </w:rPr>
        <w:footnoteReference w:id="32"/>
      </w:r>
    </w:p>
    <w:p w14:paraId="7DA60800" w14:textId="1231F41D" w:rsidR="00E267EC" w:rsidRDefault="007035A6" w:rsidP="007035A6">
      <w:pPr>
        <w:pStyle w:val="Heading2"/>
      </w:pPr>
      <w:r>
        <w:t>III. Of Creation</w:t>
      </w:r>
    </w:p>
    <w:p w14:paraId="2DCDBB7D" w14:textId="3D61BE81" w:rsidR="00AE581A" w:rsidRDefault="007C0CBF" w:rsidP="00AE581A">
      <w:pPr>
        <w:pStyle w:val="Style2"/>
      </w:pPr>
      <w:r>
        <w:t>Through Him all things were made.</w:t>
      </w:r>
    </w:p>
    <w:p w14:paraId="52731D44" w14:textId="7EF7E689" w:rsidR="00757AD0" w:rsidRDefault="00757AD0" w:rsidP="00757AD0">
      <w:commentRangeStart w:id="31"/>
      <w:r>
        <w:t xml:space="preserve">The first clause said the world is fashioned rather than produced. This one says how: </w:t>
      </w:r>
      <w:commentRangeEnd w:id="31"/>
      <w:r>
        <w:rPr>
          <w:rStyle w:val="CommentReference"/>
          <w:sz w:val="24"/>
          <w:szCs w:val="24"/>
        </w:rPr>
        <w:commentReference w:id="31"/>
      </w:r>
      <w:r>
        <w:t>G-d</w:t>
      </w:r>
      <w:r>
        <w:t xml:space="preserve"> speaks, and what is spoken is.</w:t>
      </w:r>
      <w:r>
        <w:rPr>
          <w:rStyle w:val="FootnoteReference"/>
        </w:rPr>
        <w:footnoteReference w:id="33"/>
      </w:r>
    </w:p>
    <w:p w14:paraId="2536A2E8" w14:textId="31FF6411" w:rsidR="00757AD0" w:rsidRDefault="00757AD0" w:rsidP="00757AD0">
      <w:r>
        <w:rPr>
          <w:i/>
          <w:iCs/>
        </w:rPr>
        <w:t>Let there be</w:t>
      </w:r>
      <w:r>
        <w:t xml:space="preserve"> is not a command issued to material standing ready. There is no material and no one to command. The utterance and the thing uttered are one act, which is why the Word is the agency of manifestation and not an instrument </w:t>
      </w:r>
      <w:r>
        <w:t>G-d</w:t>
      </w:r>
      <w:r>
        <w:t xml:space="preserve"> picked up to accomplish something with.</w:t>
      </w:r>
      <w:r>
        <w:rPr>
          <w:rStyle w:val="FootnoteReference"/>
        </w:rPr>
        <w:footnoteReference w:id="34"/>
      </w:r>
    </w:p>
    <w:p w14:paraId="3C1452A8" w14:textId="77777777" w:rsidR="00757AD0" w:rsidRDefault="00757AD0" w:rsidP="00757AD0">
      <w:commentRangeStart w:id="32"/>
      <w:r>
        <w:t>Maximus gives this its most exact form.</w:t>
      </w:r>
      <w:commentRangeEnd w:id="32"/>
      <w:r>
        <w:rPr>
          <w:rStyle w:val="CommentReference"/>
          <w:sz w:val="24"/>
          <w:szCs w:val="24"/>
          <w:vertAlign w:val="superscript"/>
        </w:rPr>
        <w:commentReference w:id="32"/>
      </w:r>
      <w:r>
        <w:rPr>
          <w:rStyle w:val="FootnoteReference"/>
        </w:rPr>
        <w:footnoteReference w:id="35"/>
      </w:r>
    </w:p>
    <w:p w14:paraId="72B3CF98" w14:textId="77777777" w:rsidR="00757AD0" w:rsidRDefault="00757AD0" w:rsidP="00757AD0">
      <w:r>
        <w:t xml:space="preserve">Each thing has its </w:t>
      </w:r>
      <w:r>
        <w:rPr>
          <w:i/>
          <w:iCs/>
        </w:rPr>
        <w:t>logos</w:t>
      </w:r>
      <w:r>
        <w:t xml:space="preserve"> — the word by which it is said, which is at once what it is and what it is for — and all of the </w:t>
      </w:r>
      <w:r>
        <w:rPr>
          <w:i/>
          <w:iCs/>
        </w:rPr>
        <w:t>logoi</w:t>
      </w:r>
      <w:r>
        <w:t xml:space="preserve"> are held in the one Logos without being dissolved into him. So the world is not a copy of a plan, and it is not a crowd of separate items. It is one utterance, articulated. Which is the same claim the last clause made about reflection: the light knowing itself does not produce a second light, and the Word saying the world does not produce a second thing.</w:t>
      </w:r>
    </w:p>
    <w:p w14:paraId="0CA38E00" w14:textId="0F2DEA1A" w:rsidR="00757AD0" w:rsidRDefault="00794F22" w:rsidP="00794F22">
      <w:pPr>
        <w:pStyle w:val="Heading2"/>
      </w:pPr>
      <w:r>
        <w:t>IV. Of Incarnation</w:t>
      </w:r>
    </w:p>
    <w:p w14:paraId="4EEC3204" w14:textId="664941B8" w:rsidR="006834AB" w:rsidRDefault="004E0EF8" w:rsidP="006834AB">
      <w:pPr>
        <w:pStyle w:val="Style2"/>
      </w:pPr>
      <w:r>
        <w:t>For us and for our salvation he came down from heaven: by the power of the Holy Spirit he became incarnate from the Virgin Mary, and was made man.</w:t>
      </w:r>
    </w:p>
    <w:p w14:paraId="600EA8F7" w14:textId="77777777" w:rsidR="00726D94" w:rsidRDefault="00726D94" w:rsidP="00726D94">
      <w:commentRangeStart w:id="33"/>
      <w:r>
        <w:rPr>
          <w:highlight w:val="yellow"/>
        </w:rPr>
        <w:lastRenderedPageBreak/>
        <w:t xml:space="preserve">And the two halves of this clause belong to one sentence. </w:t>
      </w:r>
      <w:commentRangeEnd w:id="33"/>
      <w:r>
        <w:rPr>
          <w:rStyle w:val="CommentReference"/>
          <w:i/>
          <w:iCs/>
          <w:sz w:val="24"/>
          <w:szCs w:val="24"/>
          <w:highlight w:val="yellow"/>
        </w:rPr>
        <w:commentReference w:id="33"/>
      </w:r>
      <w:r>
        <w:rPr>
          <w:i/>
          <w:iCs/>
          <w:highlight w:val="yellow"/>
        </w:rPr>
        <w:t>Through him all things were made</w:t>
      </w:r>
      <w:r>
        <w:rPr>
          <w:highlight w:val="yellow"/>
        </w:rPr>
        <w:t xml:space="preserve"> — and then, without a break, </w:t>
      </w:r>
      <w:r>
        <w:rPr>
          <w:i/>
          <w:iCs/>
          <w:highlight w:val="yellow"/>
        </w:rPr>
        <w:t>for us and for our salvation</w:t>
      </w:r>
      <w:r>
        <w:rPr>
          <w:highlight w:val="yellow"/>
        </w:rPr>
        <w:t xml:space="preserve">. The tradition usually reads a full stop in there: creation first, and then a rescue mounted after something went wrong. But nothing went wrong in the fabric, as the first clause has already said, so there is nothing for a rescue to repair. Read continuously, the second phrase gives the purpose of the first. This is what everything was made for. Not made, and then salvaged. Made </w:t>
      </w:r>
      <w:r>
        <w:rPr>
          <w:i/>
          <w:iCs/>
          <w:highlight w:val="yellow"/>
        </w:rPr>
        <w:t>for</w:t>
      </w:r>
      <w:r>
        <w:rPr>
          <w:highlight w:val="yellow"/>
        </w:rPr>
        <w:t xml:space="preserve"> the salvage, which turns out not to be salvage at all but a showing.</w:t>
      </w:r>
    </w:p>
    <w:p w14:paraId="48A3BCC2" w14:textId="5D0EF026" w:rsidR="00BD1E19" w:rsidRPr="005031B5" w:rsidRDefault="00BD1E19" w:rsidP="00BD1E19">
      <w:pPr>
        <w:jc w:val="center"/>
      </w:pPr>
      <w:r>
        <w:rPr>
          <w:i/>
          <w:iCs/>
        </w:rPr>
        <w:t xml:space="preserve">For us and for our salvation </w:t>
      </w:r>
      <w:r>
        <w:t>(IV.1)</w:t>
      </w:r>
    </w:p>
    <w:p w14:paraId="2D750591" w14:textId="77777777" w:rsidR="00726D94" w:rsidRDefault="00726D94" w:rsidP="00726D94">
      <w:r>
        <w:t>Salvation is knowledge. I mean that as flatly as it sounds, and I mean it in only one sense — that what saves is a seeing.</w:t>
      </w:r>
      <w:r>
        <w:rPr>
          <w:rStyle w:val="FootnoteReference"/>
        </w:rPr>
        <w:footnoteReference w:id="36"/>
      </w:r>
    </w:p>
    <w:p w14:paraId="7D634C7C" w14:textId="77777777" w:rsidR="00726D94" w:rsidRDefault="00726D94" w:rsidP="00726D94">
      <w:r>
        <w:t>Nothing was opened at the Incarnation that had been closed. Nothing became true that had been false. What happened is that it became legible: available to be recognized by people standing where we stand, in a life shaped like ours.</w:t>
      </w:r>
    </w:p>
    <w:p w14:paraId="657A35D1" w14:textId="2563D0AF" w:rsidR="00726D94" w:rsidRDefault="00726D94" w:rsidP="00726D94">
      <w:r>
        <w:t xml:space="preserve">So the phrase is not made available. It is shown to be available, and the difference is the whole account. If something had been made available, there would have been a transaction, and a price, and a moment before which it was not. There was no such moment. The clause says </w:t>
      </w:r>
      <w:r>
        <w:rPr>
          <w:i/>
          <w:iCs/>
        </w:rPr>
        <w:t>for us</w:t>
      </w:r>
      <w:r>
        <w:t xml:space="preserve">, and what it means is that the showing was for us — not that </w:t>
      </w:r>
      <w:r>
        <w:t>G-d</w:t>
      </w:r>
      <w:r>
        <w:t xml:space="preserve"> required something and got it.</w:t>
      </w:r>
      <w:r>
        <w:rPr>
          <w:rStyle w:val="FootnoteReference"/>
        </w:rPr>
        <w:footnoteReference w:id="37"/>
      </w:r>
    </w:p>
    <w:p w14:paraId="17437B48" w14:textId="1F199D70" w:rsidR="005031B5" w:rsidRPr="005031B5" w:rsidRDefault="005031B5" w:rsidP="005031B5">
      <w:pPr>
        <w:jc w:val="center"/>
      </w:pPr>
      <w:r>
        <w:rPr>
          <w:i/>
          <w:iCs/>
        </w:rPr>
        <w:t xml:space="preserve">he came down from heaven: </w:t>
      </w:r>
      <w:r>
        <w:t>(IV.2)</w:t>
      </w:r>
    </w:p>
    <w:p w14:paraId="60CDD171" w14:textId="00D9D293" w:rsidR="00681AC9" w:rsidRDefault="00681AC9" w:rsidP="00681AC9">
      <w:r>
        <w:t xml:space="preserve">Coming down is not the acquisition of distance. Nothing is set outside </w:t>
      </w:r>
      <w:r>
        <w:t>G-d</w:t>
      </w:r>
      <w:r>
        <w:t>, so there is nowhere to descend to in the spatial sense, and the descent is not a journey.</w:t>
      </w:r>
      <w:r>
        <w:rPr>
          <w:rStyle w:val="FootnoteReference"/>
        </w:rPr>
        <w:footnoteReference w:id="38"/>
      </w:r>
    </w:p>
    <w:p w14:paraId="52E8BE48" w14:textId="77777777" w:rsidR="00681AC9" w:rsidRDefault="00681AC9" w:rsidP="00681AC9">
      <w:r>
        <w:t xml:space="preserve">It is the </w:t>
      </w:r>
      <w:r>
        <w:rPr>
          <w:i/>
          <w:iCs/>
        </w:rPr>
        <w:t>I</w:t>
      </w:r>
      <w:r>
        <w:t xml:space="preserve"> becoming locatable — arriving at a standpoint, which is the one thing the universal has no way of being from where it already is.</w:t>
      </w:r>
    </w:p>
    <w:p w14:paraId="45D8AF04" w14:textId="77777777" w:rsidR="00681AC9" w:rsidRDefault="00681AC9" w:rsidP="00681AC9">
      <w:r>
        <w:lastRenderedPageBreak/>
        <w:t xml:space="preserve">John says it with a verb worth noticing. </w:t>
      </w:r>
      <w:r>
        <w:rPr>
          <w:i/>
          <w:iCs/>
        </w:rPr>
        <w:t>The Word became flesh and dwelt among us</w:t>
      </w:r>
      <w:r>
        <w:t xml:space="preserve"> is what the English gives, and the Greek is </w:t>
      </w:r>
      <w:r>
        <w:rPr>
          <w:i/>
          <w:iCs/>
        </w:rPr>
        <w:t>eskēnōsen</w:t>
      </w:r>
      <w:r>
        <w:t xml:space="preserve"> — he tented, he pitched a </w:t>
      </w:r>
      <w:r>
        <w:rPr>
          <w:i/>
          <w:iCs/>
        </w:rPr>
        <w:t>skēnē</w:t>
      </w:r>
      <w:r>
        <w:t>.</w:t>
      </w:r>
      <w:r>
        <w:rPr>
          <w:rStyle w:val="FootnoteReference"/>
        </w:rPr>
        <w:footnoteReference w:id="39"/>
      </w:r>
    </w:p>
    <w:p w14:paraId="24BF04A5" w14:textId="73CE2E0E" w:rsidR="00681AC9" w:rsidRDefault="00681AC9" w:rsidP="00681AC9">
      <w:r>
        <w:t xml:space="preserve">Behind the Greek is the Hebrew </w:t>
      </w:r>
      <w:r>
        <w:rPr>
          <w:i/>
          <w:iCs/>
        </w:rPr>
        <w:t>sukkah</w:t>
      </w:r>
      <w:r>
        <w:t xml:space="preserve">, the booth, and behind that is the tabernacle in the wilderness, which was a tent because the people were moving and </w:t>
      </w:r>
      <w:r>
        <w:t>G-d</w:t>
      </w:r>
      <w:r>
        <w:t xml:space="preserve"> went where they went. So the Incarnation is not described as an arrival at a residence, but rather a shelter, for a sojourning people.</w:t>
      </w:r>
    </w:p>
    <w:p w14:paraId="4F21FFC3" w14:textId="77777777" w:rsidR="00681AC9" w:rsidRDefault="00681AC9" w:rsidP="00681AC9">
      <w:r>
        <w:t xml:space="preserve">Which means the machinery of this clause is the machinery of the second, stated the other way round. There I said that speaking the universal </w:t>
      </w:r>
      <w:r>
        <w:rPr>
          <w:i/>
          <w:iCs/>
        </w:rPr>
        <w:t>I</w:t>
      </w:r>
      <w:r>
        <w:t xml:space="preserve"> requires stepping out of yourself. Here is what it takes for that not to be necessary: someone has to be there, at a point, with a life, and be the one saying it.</w:t>
      </w:r>
    </w:p>
    <w:p w14:paraId="665DC32A" w14:textId="77777777" w:rsidR="00681AC9" w:rsidRDefault="00681AC9" w:rsidP="00681AC9">
      <w:commentRangeStart w:id="34"/>
      <w:r>
        <w:t xml:space="preserve">The Sanskrit gives me three names for what a standpoint costs, and I need all three because the Creed's own word — </w:t>
      </w:r>
      <w:commentRangeEnd w:id="34"/>
      <w:r>
        <w:rPr>
          <w:rStyle w:val="CommentReference"/>
          <w:i/>
          <w:iCs/>
          <w:sz w:val="24"/>
          <w:szCs w:val="24"/>
        </w:rPr>
        <w:commentReference w:id="34"/>
      </w:r>
      <w:r>
        <w:rPr>
          <w:i/>
          <w:iCs/>
        </w:rPr>
        <w:t>made man</w:t>
      </w:r>
      <w:r>
        <w:t xml:space="preserve"> — is stronger than we usually hear it.</w:t>
      </w:r>
      <w:r>
        <w:rPr>
          <w:rStyle w:val="FootnoteReference"/>
        </w:rPr>
        <w:footnoteReference w:id="40"/>
      </w:r>
    </w:p>
    <w:p w14:paraId="36150E9B" w14:textId="77777777" w:rsidR="00681AC9" w:rsidRDefault="00681AC9" w:rsidP="00681AC9">
      <w:r>
        <w:t xml:space="preserve">The tradition calls them impurities, which is misleading if it suggests damage. They are conditions. </w:t>
      </w:r>
      <w:r>
        <w:rPr>
          <w:i/>
          <w:iCs/>
        </w:rPr>
        <w:t>Kārma</w:t>
      </w:r>
      <w:r>
        <w:t xml:space="preserve"> is agency: being an actor whose deeds have consequences, who can be tried under a named official. </w:t>
      </w:r>
      <w:r>
        <w:rPr>
          <w:i/>
          <w:iCs/>
        </w:rPr>
        <w:t>Āṇava</w:t>
      </w:r>
      <w:r>
        <w:t xml:space="preserve"> is finite selfhood: being a bounded someone, at a location, who can be addressed and can be left. And </w:t>
      </w:r>
      <w:r>
        <w:rPr>
          <w:i/>
          <w:iCs/>
        </w:rPr>
        <w:t>māyīya</w:t>
      </w:r>
      <w:r>
        <w:t xml:space="preserve"> is the perception of real separateness — a world of genuinely other things, and oneself as genuinely one of them.</w:t>
      </w:r>
    </w:p>
    <w:p w14:paraId="60DE1CCF" w14:textId="77777777" w:rsidR="00681AC9" w:rsidRDefault="00681AC9" w:rsidP="00681AC9">
      <w:r>
        <w:t>He takes the first two entire. He is an agent in history and he is a bounded self, and neither of those is a costume. What he does not take is the third, and everything in this account turns on that.</w:t>
      </w:r>
      <w:r>
        <w:rPr>
          <w:rStyle w:val="FootnoteReference"/>
        </w:rPr>
        <w:footnoteReference w:id="41"/>
      </w:r>
    </w:p>
    <w:p w14:paraId="44041C7F" w14:textId="77777777" w:rsidR="00681AC9" w:rsidRDefault="00681AC9" w:rsidP="00681AC9">
      <w:r>
        <w:t>Because the third is where the trouble is, and not because it is a substance. I said at the first clause that the forgetting is not a thing — not an ingredient added to a life but the shape of standing at a point. Here is what that means precisely: a standpoint plus the perception of real separateness is the deception. Nothing arrives from outside to produce it. That is why the same conditions can be innocent in him and fatal in us. He has a location and no illusion about what a location is.</w:t>
      </w:r>
    </w:p>
    <w:p w14:paraId="6CC6122B" w14:textId="77777777" w:rsidR="00681AC9" w:rsidRDefault="00681AC9" w:rsidP="00681AC9">
      <w:r>
        <w:t xml:space="preserve">So he is bounded without being fooled by the bound, and it is explicitly different from what Sanskrit calls an </w:t>
      </w:r>
      <w:r>
        <w:rPr>
          <w:i/>
          <w:iCs/>
        </w:rPr>
        <w:t>avatāra</w:t>
      </w:r>
      <w:r>
        <w:t xml:space="preserve">, pagan or otherwise. And this makes him more human rather than less. </w:t>
      </w:r>
      <w:r>
        <w:lastRenderedPageBreak/>
        <w:t>He has the finite standpoint genuinely — which is why Gethsemane is a real recoil, and why the cry from the cross is not theater.</w:t>
      </w:r>
      <w:r>
        <w:rPr>
          <w:rStyle w:val="FootnoteReference"/>
        </w:rPr>
        <w:footnoteReference w:id="42"/>
      </w:r>
    </w:p>
    <w:p w14:paraId="05B3FA41" w14:textId="77777777" w:rsidR="00681AC9" w:rsidRDefault="00681AC9" w:rsidP="00681AC9">
      <w:commentRangeStart w:id="35"/>
      <w:r>
        <w:t>A recoil that costs nothing is not a recoil. One can will that a people be free, not will the war that freedom requires, and pursue it anyway; three acts, not one equivocation, and the pursuit costs something only because the second is real.</w:t>
      </w:r>
      <w:commentRangeEnd w:id="35"/>
      <w:r>
        <w:rPr>
          <w:rStyle w:val="CommentReference"/>
          <w:sz w:val="24"/>
          <w:szCs w:val="24"/>
          <w:vertAlign w:val="superscript"/>
        </w:rPr>
        <w:commentReference w:id="35"/>
      </w:r>
      <w:r>
        <w:rPr>
          <w:rStyle w:val="FootnoteReference"/>
        </w:rPr>
        <w:footnoteReference w:id="43"/>
      </w:r>
    </w:p>
    <w:p w14:paraId="293490B3" w14:textId="46D6C620" w:rsidR="00B74E47" w:rsidRPr="00B74E47" w:rsidRDefault="00B74E47" w:rsidP="00B74E47">
      <w:pPr>
        <w:jc w:val="center"/>
      </w:pPr>
      <w:r>
        <w:rPr>
          <w:i/>
          <w:iCs/>
        </w:rPr>
        <w:t xml:space="preserve">by the power of the Holy Spirit he became incarnate from the Virgin Mary, </w:t>
      </w:r>
      <w:r>
        <w:t>(IV.3)</w:t>
      </w:r>
    </w:p>
    <w:p w14:paraId="64944230" w14:textId="77777777" w:rsidR="00681AC9" w:rsidRDefault="00681AC9" w:rsidP="00681AC9">
      <w:r>
        <w:t>From the Virgin Mary I skipped for years.</w:t>
      </w:r>
      <w:r>
        <w:rPr>
          <w:rStyle w:val="FootnoteReference"/>
        </w:rPr>
        <w:footnoteReference w:id="44"/>
      </w:r>
    </w:p>
    <w:p w14:paraId="26BC1C95" w14:textId="77777777" w:rsidR="00681AC9" w:rsidRDefault="00681AC9" w:rsidP="00681AC9">
      <w:r>
        <w:t xml:space="preserve">The virginity was easy to skip because it was never important to me: if </w:t>
      </w:r>
      <w:del w:id="36" w:author="Claude" w:date="2026-09-13T00:00:00Z">
        <w:r>
          <w:delText>God</w:delText>
        </w:r>
      </w:del>
      <w:ins w:id="37" w:author="Claude" w:date="2026-09-13T00:00:00Z">
        <w:r>
          <w:t>G-d</w:t>
        </w:r>
      </w:ins>
      <w:r>
        <w:t xml:space="preserve"> wanted to dwell in the world as a human, a miracle to get there seemed inconsistent. What lasted was the particularity — that a universal has to come out of one woman in one village. I now think the particularity is the whole point. A standpoint is not a general property. It is somewhere, and something has to put him at Nazareth rather than everywhere, and that is what </w:t>
      </w:r>
      <w:r>
        <w:rPr>
          <w:i/>
          <w:iCs/>
        </w:rPr>
        <w:t>from</w:t>
      </w:r>
      <w:r>
        <w:t xml:space="preserve"> does. Her tissue, her genealogy, her mortality. The flesh is entirely hers.</w:t>
      </w:r>
    </w:p>
    <w:p w14:paraId="19A13E3F" w14:textId="77777777" w:rsidR="00681AC9" w:rsidRDefault="00681AC9" w:rsidP="00681AC9">
      <w:r>
        <w:t>The clause I skipped turns out to be the one holding the rest in place.</w:t>
      </w:r>
    </w:p>
    <w:p w14:paraId="59DDC09D" w14:textId="77777777" w:rsidR="00681AC9" w:rsidRDefault="00681AC9" w:rsidP="00681AC9">
      <w:commentRangeStart w:id="38"/>
      <w:r>
        <w:t>On the virginity itself I remain agnostic.</w:t>
      </w:r>
      <w:commentRangeEnd w:id="38"/>
      <w:r>
        <w:rPr>
          <w:rStyle w:val="CommentReference"/>
          <w:sz w:val="24"/>
          <w:szCs w:val="24"/>
          <w:vertAlign w:val="superscript"/>
        </w:rPr>
        <w:commentReference w:id="38"/>
      </w:r>
      <w:r>
        <w:rPr>
          <w:rStyle w:val="FootnoteReference"/>
        </w:rPr>
        <w:footnoteReference w:id="45"/>
      </w:r>
    </w:p>
    <w:p w14:paraId="2B333D0C" w14:textId="77777777" w:rsidR="00681AC9" w:rsidRDefault="00681AC9" w:rsidP="00681AC9">
      <w:r>
        <w:t xml:space="preserve">The weight sits in </w:t>
      </w:r>
      <w:r>
        <w:rPr>
          <w:i/>
          <w:iCs/>
        </w:rPr>
        <w:t>from</w:t>
      </w:r>
      <w:r>
        <w:t xml:space="preserve">, not in </w:t>
      </w:r>
      <w:r>
        <w:rPr>
          <w:i/>
          <w:iCs/>
        </w:rPr>
        <w:t>virgin</w:t>
      </w:r>
      <w:r>
        <w:t xml:space="preserve">, which is roughly where Paul left it: born of a woman, born under the law. What the doctrine does secure, whatever its historical status, is that no second </w:t>
      </w:r>
      <w:r>
        <w:lastRenderedPageBreak/>
        <w:t>person came into existence for the Word to join himself to. There is one subject here, and the humanity is his rather than someone else's.</w:t>
      </w:r>
      <w:r>
        <w:rPr>
          <w:rStyle w:val="FootnoteReference"/>
        </w:rPr>
        <w:footnoteReference w:id="46"/>
      </w:r>
    </w:p>
    <w:p w14:paraId="75200F4E" w14:textId="4C884FD6" w:rsidR="003C7209" w:rsidRPr="003C7209" w:rsidRDefault="003C7209" w:rsidP="003C7209">
      <w:pPr>
        <w:jc w:val="center"/>
      </w:pPr>
      <w:commentRangeStart w:id="39"/>
      <w:r>
        <w:rPr>
          <w:i/>
          <w:iCs/>
        </w:rPr>
        <w:t>and was made man.</w:t>
      </w:r>
      <w:commentRangeEnd w:id="39"/>
      <w:r>
        <w:rPr>
          <w:rStyle w:val="CommentReference"/>
          <w:sz w:val="24"/>
          <w:szCs w:val="24"/>
        </w:rPr>
        <w:commentReference w:id="39"/>
      </w:r>
      <w:r>
        <w:t>(IV.4)</w:t>
      </w:r>
    </w:p>
    <w:p w14:paraId="58896B6D" w14:textId="13957F21" w:rsidR="00726D94" w:rsidRDefault="005A6508" w:rsidP="00D14245">
      <w:pPr>
        <w:pStyle w:val="Heading2"/>
      </w:pPr>
      <w:r>
        <w:t>V. Of the Crucifixion</w:t>
      </w:r>
    </w:p>
    <w:p w14:paraId="0E5A5838" w14:textId="7CEB2F78" w:rsidR="001C524B" w:rsidRDefault="001C524B" w:rsidP="001C524B">
      <w:pPr>
        <w:pStyle w:val="Style2"/>
      </w:pPr>
      <w:r>
        <w:t>For our sake he was crucified under Pontius Pilate; he suffered death and was buried.</w:t>
      </w:r>
    </w:p>
    <w:p w14:paraId="36AFACFD" w14:textId="7917E80E" w:rsidR="006934F4" w:rsidRPr="00A5257A" w:rsidRDefault="006934F4" w:rsidP="006934F4">
      <w:pPr>
        <w:jc w:val="center"/>
      </w:pPr>
      <w:r>
        <w:rPr>
          <w:i/>
          <w:iCs/>
        </w:rPr>
        <w:t xml:space="preserve">For our sake </w:t>
      </w:r>
      <w:r>
        <w:t>(V.1)</w:t>
      </w:r>
    </w:p>
    <w:p w14:paraId="4600933B" w14:textId="1EBF9479" w:rsidR="00423E47" w:rsidRDefault="00423E47" w:rsidP="00423E47">
      <w:r>
        <w:rPr>
          <w:i/>
          <w:iCs/>
        </w:rPr>
        <w:t>For our sake</w:t>
      </w:r>
      <w:r>
        <w:t xml:space="preserve"> is the fourth clause again, and the Creed is repeating itself on purpose. It has already said that the making was for us and for our salvation. Now it says that this was too — and if the two phrases mean the same thing, then what happens here is not a repair introduced after a failure. It is what the making was for.</w:t>
      </w:r>
      <w:r>
        <w:rPr>
          <w:rStyle w:val="FootnoteReference"/>
        </w:rPr>
        <w:footnoteReference w:id="47"/>
      </w:r>
    </w:p>
    <w:p w14:paraId="00935768" w14:textId="62EF989B" w:rsidR="00A5257A" w:rsidRPr="00A5257A" w:rsidRDefault="00A5257A" w:rsidP="00A5257A">
      <w:pPr>
        <w:jc w:val="center"/>
      </w:pPr>
      <w:r>
        <w:rPr>
          <w:i/>
          <w:iCs/>
        </w:rPr>
        <w:t xml:space="preserve">he was crucified </w:t>
      </w:r>
      <w:r>
        <w:t>(V.2)</w:t>
      </w:r>
    </w:p>
    <w:p w14:paraId="38675C0E" w14:textId="77777777" w:rsidR="00423E47" w:rsidRDefault="00423E47" w:rsidP="00423E47">
      <w:r>
        <w:t xml:space="preserve">Historically, the only account that makes sense to me is that Rome executed him for sedition. Crucifixion was a Roman penalty for revolt and not a punishment Judean authorities could impose; the charge on the placard was kingship; </w:t>
      </w:r>
      <w:r>
        <w:rPr>
          <w:i/>
          <w:iCs/>
        </w:rPr>
        <w:t>my kingdom is not from this world</w:t>
      </w:r>
      <w:r>
        <w:t xml:space="preserve"> is not a denial of kingship but a denial of jurisdiction, offered to the man who had it.</w:t>
      </w:r>
      <w:r>
        <w:rPr>
          <w:rStyle w:val="FootnoteReference"/>
        </w:rPr>
        <w:footnoteReference w:id="48"/>
      </w:r>
    </w:p>
    <w:p w14:paraId="7043478B" w14:textId="77777777" w:rsidR="00423E47" w:rsidRDefault="00423E47" w:rsidP="00423E47">
      <w:r>
        <w:t xml:space="preserve">I am not going to be delicate about the rest of it. The crowd scenes did not happen as the Gospels describe them, and the reasons are not subtle. Matthew's </w:t>
      </w:r>
      <w:r>
        <w:rPr>
          <w:i/>
          <w:iCs/>
        </w:rPr>
        <w:t>all the people</w:t>
      </w:r>
      <w:r>
        <w:t xml:space="preserve"> is not a mob in the street: the word is </w:t>
      </w:r>
      <w:r>
        <w:rPr>
          <w:i/>
          <w:iCs/>
        </w:rPr>
        <w:t>laos</w:t>
      </w:r>
      <w:r>
        <w:t xml:space="preserve">, which in the Greek Bible is the covenant word for Israel, not </w:t>
      </w:r>
      <w:r>
        <w:rPr>
          <w:i/>
          <w:iCs/>
        </w:rPr>
        <w:t>ochlos</w:t>
      </w:r>
      <w:r>
        <w:t>, the word for a crowd — and the shift is deliberate, made by an author writing after the destruction of the Temple.</w:t>
      </w:r>
      <w:r>
        <w:rPr>
          <w:rStyle w:val="FootnoteReference"/>
        </w:rPr>
        <w:footnoteReference w:id="49"/>
      </w:r>
    </w:p>
    <w:p w14:paraId="601CA41E" w14:textId="5CD670F2" w:rsidR="00423E47" w:rsidRDefault="002531AD" w:rsidP="00423E47">
      <w:r>
        <w:t>The custom of releasing a prisoner at the feast is attested nowhere outside the Gospels, and no Roman governor is known to have held such a practice.</w:t>
      </w:r>
      <w:r>
        <w:rPr>
          <w:rStyle w:val="FootnoteReference"/>
        </w:rPr>
        <w:footnoteReference w:id="50"/>
      </w:r>
    </w:p>
    <w:p w14:paraId="45D10038" w14:textId="77777777" w:rsidR="00423E47" w:rsidRDefault="00423E47" w:rsidP="00423E47">
      <w:r>
        <w:lastRenderedPageBreak/>
        <w:t xml:space="preserve">And the prisoner has a name that gives the scene away. A body of manuscripts reads </w:t>
      </w:r>
      <w:r>
        <w:rPr>
          <w:i/>
          <w:iCs/>
        </w:rPr>
        <w:t>Jesus Barabbas</w:t>
      </w:r>
      <w:r>
        <w:t xml:space="preserve">, and Origen knew copies that had it and was uneasy about them. </w:t>
      </w:r>
      <w:r>
        <w:rPr>
          <w:i/>
          <w:iCs/>
        </w:rPr>
        <w:t>Barabbas</w:t>
      </w:r>
      <w:r>
        <w:t xml:space="preserve"> is </w:t>
      </w:r>
      <w:r>
        <w:rPr>
          <w:i/>
          <w:iCs/>
        </w:rPr>
        <w:t>bar abba</w:t>
      </w:r>
      <w:r>
        <w:t>, son of the father. So the choice put to the crowd is between Jesus son of the father and Jesus called Messiah — the same name twice, one released and one condemned, which is the doubling the Day of Atonement already had with its two goats.</w:t>
      </w:r>
    </w:p>
    <w:p w14:paraId="7E023EB4" w14:textId="77777777" w:rsidR="00423E47" w:rsidRDefault="00423E47" w:rsidP="00423E47">
      <w:commentRangeStart w:id="40"/>
      <w:r>
        <w:rPr>
          <w:highlight w:val="yellow"/>
        </w:rPr>
        <w:t>I note it because the pattern is elegant, and elegance is the tell. What is doing the work in that courtyard is theology. The crowd is furniture.</w:t>
      </w:r>
      <w:commentRangeEnd w:id="40"/>
      <w:r>
        <w:rPr>
          <w:rStyle w:val="CommentReference"/>
          <w:sz w:val="24"/>
          <w:szCs w:val="24"/>
        </w:rPr>
        <w:commentReference w:id="40"/>
      </w:r>
    </w:p>
    <w:p w14:paraId="71C2DD22" w14:textId="51C17FD1" w:rsidR="00BB0EBD" w:rsidRPr="00BB0EBD" w:rsidRDefault="00BB0EBD" w:rsidP="00BB0EBD">
      <w:pPr>
        <w:jc w:val="center"/>
      </w:pPr>
      <w:r>
        <w:rPr>
          <w:i/>
          <w:iCs/>
        </w:rPr>
        <w:t xml:space="preserve">under Pontius Pilate; </w:t>
      </w:r>
      <w:r>
        <w:t>(V.3)</w:t>
      </w:r>
    </w:p>
    <w:p w14:paraId="0080348B" w14:textId="77777777" w:rsidR="00423E47" w:rsidRDefault="00423E47" w:rsidP="00423E47">
      <w:r>
        <w:rPr>
          <w:i/>
          <w:iCs/>
        </w:rPr>
        <w:t>Under Pontius Pilate</w:t>
      </w:r>
      <w:r>
        <w:t xml:space="preserve"> does for the death what the genealogy does for the birth. It puts him somewhere. A standpoint is a where and also a when, and this clause supplies the second in the Roman manner rather than the Hebrew one — not a line of fathers but a magistrate's term of office, the way an empire records that a thing occurred.</w:t>
      </w:r>
      <w:r>
        <w:rPr>
          <w:rStyle w:val="FootnoteReference"/>
        </w:rPr>
        <w:footnoteReference w:id="51"/>
      </w:r>
    </w:p>
    <w:p w14:paraId="372C81D7" w14:textId="72C45A23" w:rsidR="00423E47" w:rsidRDefault="00423E47" w:rsidP="00423E47">
      <w:r>
        <w:t>And the Pilate of Philo and Josephus is a man notorious for executions without trial, eventually recalled to Rome for brutality, and he does not vacillate in a courtyard while being talked into something by the people he was appointed to hold down.</w:t>
      </w:r>
      <w:r>
        <w:rPr>
          <w:rStyle w:val="FootnoteReference"/>
        </w:rPr>
        <w:footnoteReference w:id="52"/>
      </w:r>
    </w:p>
    <w:p w14:paraId="417DF816" w14:textId="77777777" w:rsidR="00423E47" w:rsidRDefault="00423E47" w:rsidP="00423E47">
      <w:r>
        <w:t>And the blood taken upon themselves and their children is a legal formula about responsibility, put into the mouths of an entire people by a writer who already knew what happened in the year seventy.</w:t>
      </w:r>
      <w:r>
        <w:rPr>
          <w:rStyle w:val="FootnoteReference"/>
        </w:rPr>
        <w:footnoteReference w:id="53"/>
      </w:r>
    </w:p>
    <w:p w14:paraId="649A3B71" w14:textId="0FC6A498" w:rsidR="00F608C0" w:rsidRPr="00F608C0" w:rsidRDefault="00F608C0" w:rsidP="00F608C0">
      <w:pPr>
        <w:jc w:val="center"/>
      </w:pPr>
      <w:r>
        <w:rPr>
          <w:i/>
          <w:iCs/>
        </w:rPr>
        <w:t xml:space="preserve">he suffered death </w:t>
      </w:r>
      <w:r>
        <w:t>(V.4)</w:t>
      </w:r>
    </w:p>
    <w:p w14:paraId="18A33BD0" w14:textId="77777777" w:rsidR="00423E47" w:rsidRDefault="00423E47" w:rsidP="00423E47">
      <w:commentRangeStart w:id="41"/>
      <w:r>
        <w:t>It is not testimony. It is a sentence that has cost more Jewish lives than any other in the New Testament, and everyone who says this Creed should be aware of that.</w:t>
      </w:r>
      <w:commentRangeEnd w:id="41"/>
      <w:r>
        <w:rPr>
          <w:rStyle w:val="CommentReference"/>
          <w:sz w:val="24"/>
          <w:szCs w:val="24"/>
        </w:rPr>
        <w:commentReference w:id="41"/>
      </w:r>
    </w:p>
    <w:p w14:paraId="493A498B" w14:textId="77777777" w:rsidR="00423E47" w:rsidRDefault="00423E47" w:rsidP="00423E47">
      <w:r>
        <w:lastRenderedPageBreak/>
        <w:t>And I should say the other half of it, because leaving it out turns Matthew into an antisemite and he is not one. Chapter twenty-three is the hardest chapter in the Gospel — seven woes against the scribes and Pharisees, hypocrites, blind guides, whited sepulchres — and it is not an outsider's polemic. It is a Jewish argument conducted in Jewish terms by a writer inside the community he is flaying, in the register the prophets used on Israel and which Israel preserved in its own scripture. Amos says worse. Jeremiah says worse. The Qumran sectarians say worse about the Jerusalem priesthood, and nobody reads the Damascus Document as gentile hatred.</w:t>
      </w:r>
    </w:p>
    <w:p w14:paraId="5C242F10" w14:textId="77777777" w:rsidR="00423E47" w:rsidRDefault="00423E47" w:rsidP="00423E47">
      <w:r>
        <w:t>What changed is the readership. A family quarrel became a foreign indictment the moment the church stopped being Jewish, and the sentences did not have to be altered to do it — they only had to be read by people standing outside the argument. Chapter twenty-three is what tells you what the crowd scene is: the same author, the same fury, the same claim on a people he takes to be his own.</w:t>
      </w:r>
    </w:p>
    <w:p w14:paraId="732E6348" w14:textId="77777777" w:rsidR="00423E47" w:rsidRDefault="00423E47" w:rsidP="00423E47">
      <w:r>
        <w:t>That does not make the passage safe. It makes it a text whose danger is a function of who is holding it, which is a different problem from a text that is wicked, and a harder one, because it cannot be fixed by deleting a verse.</w:t>
      </w:r>
    </w:p>
    <w:p w14:paraId="55A3C5A1" w14:textId="77777777" w:rsidR="00423E47" w:rsidRDefault="00423E47" w:rsidP="00423E47">
      <w:commentRangeStart w:id="42"/>
      <w:r>
        <w:t>His finiteness is not complete until he dies. Everything else could be a costume; mortality is not. Which is why the Creed uses three verbs where one would do — crucified, suffered, buried — and the middle one is the one that matters.</w:t>
      </w:r>
      <w:commentRangeEnd w:id="42"/>
      <w:r>
        <w:rPr>
          <w:rStyle w:val="CommentReference"/>
          <w:sz w:val="24"/>
          <w:szCs w:val="24"/>
          <w:vertAlign w:val="superscript"/>
        </w:rPr>
        <w:commentReference w:id="42"/>
      </w:r>
      <w:r>
        <w:rPr>
          <w:rStyle w:val="FootnoteReference"/>
        </w:rPr>
        <w:footnoteReference w:id="54"/>
      </w:r>
    </w:p>
    <w:p w14:paraId="06E190BA" w14:textId="77777777" w:rsidR="00423E47" w:rsidRDefault="00423E47" w:rsidP="00423E47">
      <w:r>
        <w:t>And at the cross the third condition arrives. He had agency and he had a bounded self, and what he had never had was the perception of real separateness. There it comes, and the compound forms: a standpoint, plus the seeming of genuine separation, which is what the deception is and requires nothing to be added from outside. This is what the tradition means when it says he takes on the sin of the world, and what Paul means when he says God made him to be sin who knew no sin.</w:t>
      </w:r>
      <w:r>
        <w:rPr>
          <w:rStyle w:val="FootnoteReference"/>
        </w:rPr>
        <w:footnoteReference w:id="55"/>
      </w:r>
    </w:p>
    <w:p w14:paraId="21A599E8" w14:textId="0FF0901A" w:rsidR="00F608C0" w:rsidRPr="00C10FB6" w:rsidRDefault="00F608C0" w:rsidP="00F608C0">
      <w:pPr>
        <w:jc w:val="center"/>
      </w:pPr>
      <w:r>
        <w:rPr>
          <w:i/>
          <w:iCs/>
        </w:rPr>
        <w:t xml:space="preserve">and was buried. </w:t>
      </w:r>
      <w:r>
        <w:t>(V.5)</w:t>
      </w:r>
    </w:p>
    <w:p w14:paraId="1679DDE1" w14:textId="77777777" w:rsidR="00423E47" w:rsidRDefault="00423E47" w:rsidP="00423E47">
      <w:r>
        <w:t>Not a penalty transferred. The compound itself, formed in the one place it had never formed.</w:t>
      </w:r>
    </w:p>
    <w:p w14:paraId="5C41BDF4" w14:textId="77777777" w:rsidR="00423E47" w:rsidRDefault="00423E47" w:rsidP="00423E47">
      <w:r>
        <w:t>Why hast thou forsaken me is that, spoken.</w:t>
      </w:r>
      <w:r>
        <w:rPr>
          <w:rStyle w:val="FootnoteReference"/>
        </w:rPr>
        <w:footnoteReference w:id="56"/>
      </w:r>
    </w:p>
    <w:p w14:paraId="612122D7" w14:textId="77777777" w:rsidR="00423E47" w:rsidRDefault="00423E47" w:rsidP="00423E47">
      <w:r>
        <w:lastRenderedPageBreak/>
        <w:t xml:space="preserve">Which is the same sentence I have said elsewhere in this document about myself, and I want to put the two together rather than leave them in separate clauses. Where the Creed says </w:t>
      </w:r>
      <w:r>
        <w:rPr>
          <w:i/>
          <w:iCs/>
        </w:rPr>
        <w:t>begotten, not made</w:t>
      </w:r>
      <w:r>
        <w:t>, I said the rope was never a snake — that I was never threatened, only afraid of my ignorance. This is that again, applied to another condition. He was never separated. Nothing was withdrawn, because there is nowhere for the light to go. What arrived was the standpoint from which separation is what the situation looks like, and the fear of a nothing is entire and costs everything. It is not a lapse in the knowing and it is not a false belief about a fact.</w:t>
      </w:r>
      <w:r>
        <w:rPr>
          <w:rStyle w:val="FootnoteReference"/>
        </w:rPr>
        <w:footnoteReference w:id="57"/>
      </w:r>
    </w:p>
    <w:p w14:paraId="4F426CD8" w14:textId="77777777" w:rsidR="00423E47" w:rsidRDefault="00423E47" w:rsidP="00423E47">
      <w:r>
        <w:t>It is the place from which he and I both cry out.</w:t>
      </w:r>
    </w:p>
    <w:p w14:paraId="42567309" w14:textId="77777777" w:rsidR="00423E47" w:rsidRDefault="00423E47" w:rsidP="00423E47">
      <w:r>
        <w:t>The difference is direction. Every recognition that has ever happened runs upward: the compound felt from inside, and then seen through. His runs downward — the uncompounded takes the compound on, knowing exactly what it is, from the position of never having needed to. Everyone else meets the fear on the way up. He met it on the way in.</w:t>
      </w:r>
      <w:r>
        <w:rPr>
          <w:rStyle w:val="FootnoteReference"/>
        </w:rPr>
        <w:footnoteReference w:id="58"/>
      </w:r>
    </w:p>
    <w:p w14:paraId="0987EE93" w14:textId="77777777" w:rsidR="00423E47" w:rsidRDefault="00423E47" w:rsidP="00423E47">
      <w:r>
        <w:t>Nothing is paid here. What the death does is show, and the showing begins in the dark and is not finished in it. The centurion sees something. The curtain of the Holy of Holies — the architecture of separation — tears at the moment separation is undergone. The followers see nothing at all. Recognition starts in the lowest available place, in the mouth of the man with least standing to speak, and completes elsewhere.</w:t>
      </w:r>
      <w:r>
        <w:rPr>
          <w:rStyle w:val="FootnoteReference"/>
        </w:rPr>
        <w:footnoteReference w:id="59"/>
      </w:r>
    </w:p>
    <w:p w14:paraId="3ED829C3" w14:textId="77777777" w:rsidR="00423E47" w:rsidRDefault="00423E47" w:rsidP="00423E47">
      <w:r>
        <w:t>Which raises the question of whose Gospel this clause belongs to, and it is not the one people assume.</w:t>
      </w:r>
    </w:p>
    <w:p w14:paraId="05C6E5B3" w14:textId="77777777" w:rsidR="00423E47" w:rsidRDefault="00423E47" w:rsidP="00423E47">
      <w:r>
        <w:t xml:space="preserve">John is the book of open declaration. </w:t>
      </w:r>
      <w:r>
        <w:rPr>
          <w:i/>
          <w:iCs/>
        </w:rPr>
        <w:t>Ego eimi</w:t>
      </w:r>
      <w:r>
        <w:t xml:space="preserve"> is said in the temple, in daylight, to crowds, and the discourses explain themselves at length; I have leaned on John throughout this document for exactly that reason. But John is the exoteric gospel. Everything in it is said out loud.</w:t>
      </w:r>
    </w:p>
    <w:p w14:paraId="3A66BEEC" w14:textId="77777777" w:rsidR="00423E47" w:rsidRDefault="00423E47" w:rsidP="00423E47">
      <w:commentRangeStart w:id="43"/>
      <w:r>
        <w:lastRenderedPageBreak/>
        <w:t>Mark is the other thing. In Mark the demons know and are silenced, the healed are told to say nothing, the three are forbidden to report the transfiguration, and the disciples understand nothing from the first chapter to the last — recorded so relentlessly that it has to be the design. He explains privately to his own and speaks in parables to everyone else, so that seeing they may see and not perceive. And at the end, in the oldest text we have, there is no appearance at all: an empty tomb, a young man, and women who said nothing to anyone, for they were afraid.</w:t>
      </w:r>
      <w:commentRangeEnd w:id="43"/>
      <w:r>
        <w:rPr>
          <w:rStyle w:val="CommentReference"/>
          <w:sz w:val="24"/>
          <w:szCs w:val="24"/>
        </w:rPr>
        <w:commentReference w:id="43"/>
      </w:r>
    </w:p>
    <w:p w14:paraId="12B734BC" w14:textId="77777777" w:rsidR="00423E47" w:rsidRDefault="00423E47" w:rsidP="00423E47">
      <w:r>
        <w:t>That is an esoteric gospel in the exact sense — a book organised around withholding a disclosure until the conditions for receiving it exist. And it is the book in which this clause is at home, because the condition turns out to be the death. No one is permitted to say who he is until he is dead, and then the first person who says it is a Roman soldier with no training, no covenant, and no prior information, who has watched a man die badly.</w:t>
      </w:r>
    </w:p>
    <w:p w14:paraId="196ED156" w14:textId="77777777" w:rsidR="00423E47" w:rsidRDefault="00423E47" w:rsidP="00423E47">
      <w:commentRangeStart w:id="44"/>
      <w:r>
        <w:rPr>
          <w:highlight w:val="yellow"/>
        </w:rPr>
        <w:t>The secret is not kept because the information is dangerous. It is kept because it is not information. Nothing said earlier could have been received, and the same sentence is false in the mouth of a demon on the road and true in the mouth of the centurion at the foot of the cross. Which is what I have been arguing about disclosure the whole way through, worked out first by a man who put it as narrative structure and did not explain it.</w:t>
      </w:r>
      <w:commentRangeEnd w:id="44"/>
      <w:r>
        <w:rPr>
          <w:rStyle w:val="CommentReference"/>
          <w:sz w:val="24"/>
          <w:szCs w:val="24"/>
        </w:rPr>
        <w:commentReference w:id="44"/>
      </w:r>
    </w:p>
    <w:p w14:paraId="3EF3C335" w14:textId="6F959B2F" w:rsidR="00CA285B" w:rsidRDefault="001827F1" w:rsidP="001827F1">
      <w:pPr>
        <w:pStyle w:val="Heading2"/>
      </w:pPr>
      <w:r>
        <w:t>VI. Of the Ascension</w:t>
      </w:r>
    </w:p>
    <w:p w14:paraId="209C3F78" w14:textId="43A9E5D2" w:rsidR="004A141C" w:rsidRDefault="00AE38C9" w:rsidP="004A141C">
      <w:pPr>
        <w:pStyle w:val="Style2"/>
      </w:pPr>
      <w:r>
        <w:t>On the third day he rose again in accordance with the Scriptures; he ascended into heaven and is seated at the right hand of the Father.</w:t>
      </w:r>
    </w:p>
    <w:p w14:paraId="08874D56" w14:textId="33DEE51D" w:rsidR="00304380" w:rsidRPr="00304380" w:rsidRDefault="00304380" w:rsidP="00304380">
      <w:pPr>
        <w:jc w:val="center"/>
      </w:pPr>
      <w:r>
        <w:rPr>
          <w:i/>
          <w:iCs/>
        </w:rPr>
        <w:t xml:space="preserve">On the third day he rose again </w:t>
      </w:r>
      <w:r>
        <w:t>(VI.1)</w:t>
      </w:r>
    </w:p>
    <w:p w14:paraId="03E7C3DC" w14:textId="6291A582" w:rsidR="000F6068" w:rsidRDefault="000F6068" w:rsidP="000F6068">
      <w:r>
        <w:rPr>
          <w:i/>
          <w:iCs/>
        </w:rPr>
        <w:t>On the third day</w:t>
      </w:r>
      <w:r>
        <w:t xml:space="preserve"> belongs with </w:t>
      </w:r>
      <w:r>
        <w:rPr>
          <w:i/>
          <w:iCs/>
        </w:rPr>
        <w:t>in accordance with the Scriptures</w:t>
      </w:r>
      <w:r>
        <w:t>. It is one clause, not a date followed by a citation, and Paul cites the formula writing to Corinth as something he received, which makes it among the earliest Christian sentences we have.</w:t>
      </w:r>
      <w:r>
        <w:rPr>
          <w:rStyle w:val="FootnoteReference"/>
        </w:rPr>
        <w:footnoteReference w:id="60"/>
      </w:r>
    </w:p>
    <w:p w14:paraId="6D518EAF" w14:textId="77777777" w:rsidR="000F6068" w:rsidRDefault="000F6068" w:rsidP="000F6068">
      <w:r>
        <w:t>The third day in the rabbinic pattern is a threshold. Three days before Sinai, three days to the mountain of the Akedah, three days in the fish, three days before Esther enters the throne room; proximity to death in all of these is incidental.</w:t>
      </w:r>
      <w:r>
        <w:rPr>
          <w:rStyle w:val="FootnoteReference"/>
        </w:rPr>
        <w:footnoteReference w:id="61"/>
      </w:r>
    </w:p>
    <w:p w14:paraId="6CDBBF84" w14:textId="77777777" w:rsidR="000F6068" w:rsidRDefault="000F6068" w:rsidP="000F6068">
      <w:r>
        <w:t>The pattern is not about revival. It is about an interval after which something becomes possible that was not. A readiness to receive is what the third day names.</w:t>
      </w:r>
    </w:p>
    <w:p w14:paraId="3864583D" w14:textId="181C1D2F" w:rsidR="00404074" w:rsidRPr="006A3999" w:rsidRDefault="00404074" w:rsidP="006A3999">
      <w:pPr>
        <w:jc w:val="center"/>
      </w:pPr>
      <w:r>
        <w:rPr>
          <w:i/>
          <w:iCs/>
        </w:rPr>
        <w:t xml:space="preserve">in accordance with the Scriptures; </w:t>
      </w:r>
      <w:r>
        <w:t>(VI.2)</w:t>
      </w:r>
    </w:p>
    <w:p w14:paraId="454F132E" w14:textId="77777777" w:rsidR="000F6068" w:rsidRDefault="000F6068" w:rsidP="000F6068">
      <w:r>
        <w:lastRenderedPageBreak/>
        <w:t>What he shed at the cross was the compound — a standpoint plus the seeming of real separation, which is what the deception consists of and is the only thing he ever took on that we would call sin. He did not keep it. What rises is the same man with the conditions and without the deception: a bounded self, an agent in history, and nothing in him that mistakes a location for a separation.</w:t>
      </w:r>
    </w:p>
    <w:p w14:paraId="059F98AB" w14:textId="77777777" w:rsidR="000F6068" w:rsidRDefault="000F6068" w:rsidP="000F6068">
      <w:r>
        <w:t>Which is what Paul is describing when he sets down his caveats about the resurrected body — sown perishable and raised imperishable, sown a natural body and raised a spirit-animated one, and flesh and blood not inheriting the kingdom.</w:t>
      </w:r>
      <w:r>
        <w:rPr>
          <w:rStyle w:val="FootnoteReference"/>
        </w:rPr>
        <w:footnoteReference w:id="62"/>
      </w:r>
    </w:p>
    <w:p w14:paraId="56B07A23" w14:textId="77777777" w:rsidR="000F6068" w:rsidRDefault="000F6068" w:rsidP="000F6068">
      <w:r>
        <w:t>He says all of that about our rising, and he says it because of this one. But the change he is describing is not a change of material; the scars are still in the flesh. There has been no substitution.</w:t>
      </w:r>
    </w:p>
    <w:p w14:paraId="7C94D86C" w14:textId="5D475A92" w:rsidR="006A3999" w:rsidRDefault="006A3999" w:rsidP="008E47CB">
      <w:pPr>
        <w:jc w:val="center"/>
      </w:pPr>
      <w:r>
        <w:rPr>
          <w:i/>
          <w:iCs/>
        </w:rPr>
        <w:t>he ascended into heaven</w:t>
      </w:r>
      <w:r>
        <w:t xml:space="preserve"> (VI.3)</w:t>
      </w:r>
    </w:p>
    <w:p w14:paraId="4B4A7C63" w14:textId="77777777" w:rsidR="000F6068" w:rsidRDefault="000F6068" w:rsidP="000F6068">
      <w:r>
        <w:t>And that is why the appearances go the way they do. He is locatable, touchable — and not recognized, mistaken for a gardener or stranger on the road. Mary turns only when he says her name. The pair on the road walk with him for miles, their eyes held, and know him in the breaking of bread, at which point he vanishes. The recognition was the entire purpose of the appearing. Even Thomas is not satisfied by his eyes and must put his hand in the wound.</w:t>
      </w:r>
      <w:r>
        <w:rPr>
          <w:rStyle w:val="FootnoteReference"/>
        </w:rPr>
        <w:footnoteReference w:id="63"/>
      </w:r>
    </w:p>
    <w:p w14:paraId="0392BC7B" w14:textId="77777777" w:rsidR="000F6068" w:rsidRDefault="000F6068" w:rsidP="000F6068">
      <w:r>
        <w:t>The body is continuous, which is what the scars are for, and it is not the same, which is why nobody knows him.</w:t>
      </w:r>
    </w:p>
    <w:p w14:paraId="2F557E58" w14:textId="77777777" w:rsidR="000F6068" w:rsidRDefault="000F6068" w:rsidP="000F6068">
      <w:r>
        <w:t>So there are two things here and not one. Something happened to him, and something happened in them, and the second does not follow automatically from the first and yet I assert both.</w:t>
      </w:r>
    </w:p>
    <w:p w14:paraId="7DDCD0A1" w14:textId="77777777" w:rsidR="000F6068" w:rsidRDefault="000F6068" w:rsidP="000F6068">
      <w:r>
        <w:t>Enoch walked with God and was not, for God took him; Elijah went up in the whirlwind; and the throne visions of Ezekiel became a whole literature of ascent in which the body is the difficulty to be survived rather than something left behind.</w:t>
      </w:r>
      <w:r>
        <w:rPr>
          <w:rStyle w:val="FootnoteReference"/>
        </w:rPr>
        <w:footnoteReference w:id="64"/>
      </w:r>
    </w:p>
    <w:p w14:paraId="5A03FEB9" w14:textId="60BC42D6" w:rsidR="008E47CB" w:rsidRPr="00A05675" w:rsidRDefault="00A05675" w:rsidP="00A05675">
      <w:pPr>
        <w:jc w:val="center"/>
      </w:pPr>
      <w:r>
        <w:rPr>
          <w:i/>
          <w:iCs/>
        </w:rPr>
        <w:t xml:space="preserve">and is seated at the right hand of the Father. </w:t>
      </w:r>
      <w:r>
        <w:t>(VI.4)</w:t>
      </w:r>
    </w:p>
    <w:p w14:paraId="1B3CA873" w14:textId="77777777" w:rsidR="000F6068" w:rsidRDefault="000F6068" w:rsidP="000F6068">
      <w:commentRangeStart w:id="45"/>
      <w:r>
        <w:lastRenderedPageBreak/>
        <w:t>A human being taken up is a Jewish expectation before it is a Christian claim. The novelty is the most innocent word in the clause: seated. Four rabbis went up into the orchard, and the one who came out with his faith destroyed came out because he saw someone sitting down.</w:t>
      </w:r>
      <w:commentRangeEnd w:id="45"/>
      <w:r>
        <w:rPr>
          <w:rStyle w:val="CommentReference"/>
          <w:sz w:val="24"/>
          <w:szCs w:val="24"/>
          <w:vertAlign w:val="superscript"/>
        </w:rPr>
        <w:commentReference w:id="45"/>
      </w:r>
      <w:r>
        <w:rPr>
          <w:rStyle w:val="FootnoteReference"/>
        </w:rPr>
        <w:footnoteReference w:id="65"/>
      </w:r>
    </w:p>
    <w:p w14:paraId="01171647" w14:textId="796F8EF0" w:rsidR="000F6068" w:rsidRDefault="000F6068" w:rsidP="000F6068">
      <w:r>
        <w:t xml:space="preserve">And he is seated. The humanity is not shed, the scars are not a stage, and Chalcedon's </w:t>
      </w:r>
      <w:r>
        <w:rPr>
          <w:i/>
          <w:iCs/>
        </w:rPr>
        <w:t>without division, without separation</w:t>
      </w:r>
      <w:r>
        <w:t xml:space="preserve"> does not expire. Which is where the first clause was always going: finitude is not demotion, and the crumbs beneath the table are the same bread. A standpoint is not a costume worn for thirty years and returned. It is retained, and it is retained by </w:t>
      </w:r>
      <w:r>
        <w:t>G-d</w:t>
      </w:r>
      <w:r>
        <w:t>.</w:t>
      </w:r>
      <w:r>
        <w:rPr>
          <w:rStyle w:val="FootnoteReference"/>
        </w:rPr>
        <w:footnoteReference w:id="66"/>
      </w:r>
    </w:p>
    <w:p w14:paraId="6DBE54BE" w14:textId="34D9C6E5" w:rsidR="000F6068" w:rsidRDefault="000F6068" w:rsidP="000F6068">
      <w:r>
        <w:t xml:space="preserve">Which raises a question I have been putting off, and the ascension is where it has to be answered, because a retained humanity seated in </w:t>
      </w:r>
      <w:r>
        <w:t>G-d</w:t>
      </w:r>
      <w:r>
        <w:t xml:space="preserve"> is either for everyone or it is a Christian possession.</w:t>
      </w:r>
    </w:p>
    <w:p w14:paraId="39C5EAA5" w14:textId="77777777" w:rsidR="000F6068" w:rsidRDefault="000F6068" w:rsidP="000F6068">
      <w:commentRangeStart w:id="46"/>
      <w:r>
        <w:t>The Jewish revelation is sufficient for Jews. I want that sentence to stand without softening, and nothing in this document requires me to withdraw it. Sinai is not a preliminary and the covenant is not a rehearsal. What gentiles lacked was not a covenant but a legible one — no Name said over them, no scroll, no seventy elders on the mountain, no formula on the page marking which register was in use.</w:t>
      </w:r>
      <w:commentRangeEnd w:id="46"/>
      <w:r>
        <w:rPr>
          <w:rStyle w:val="CommentReference"/>
          <w:sz w:val="24"/>
          <w:szCs w:val="24"/>
        </w:rPr>
        <w:commentReference w:id="46"/>
      </w:r>
    </w:p>
    <w:p w14:paraId="6786AAAE" w14:textId="3D8A7D90" w:rsidR="001B0714" w:rsidRDefault="001B0714" w:rsidP="000F6068">
      <w:r>
        <w:rPr>
          <w:highlight w:val="yellow"/>
        </w:rPr>
        <w:t xml:space="preserve">the </w:t>
      </w:r>
      <w:r>
        <w:rPr>
          <w:i/>
          <w:iCs/>
          <w:highlight w:val="yellow"/>
        </w:rPr>
        <w:t>mitzvot</w:t>
      </w:r>
      <w:r>
        <w:rPr>
          <w:highlight w:val="yellow"/>
        </w:rPr>
        <w:t xml:space="preserve"> persisting in </w:t>
      </w:r>
      <w:r>
        <w:rPr>
          <w:i/>
          <w:iCs/>
          <w:highlight w:val="yellow"/>
        </w:rPr>
        <w:t>olam ha-ba</w:t>
      </w:r>
      <w:commentRangeStart w:id="47"/>
      <w:r>
        <w:rPr>
          <w:highlight w:val="yellow"/>
        </w:rPr>
        <w:t xml:space="preserve"> is the only thing that defends 22 against being read as supersessionism with a delay, and it isn't anywhere in the document. That's an addition at 24 or at XIII, not an edit here.</w:t>
      </w:r>
      <w:commentRangeEnd w:id="47"/>
      <w:r>
        <w:rPr>
          <w:rStyle w:val="CommentReference"/>
          <w:sz w:val="24"/>
          <w:szCs w:val="24"/>
        </w:rPr>
        <w:commentReference w:id="47"/>
      </w:r>
    </w:p>
    <w:p w14:paraId="78C7976D" w14:textId="77777777" w:rsidR="000F6068" w:rsidRDefault="000F6068" w:rsidP="000F6068">
      <w:commentRangeStart w:id="48"/>
      <w:r>
        <w:t xml:space="preserve">One mechanism, two routes of access. The mechanism is the one I have been describing since the second clause: the universal I, said. The routes differ only in what makes it readable. To Israel it is legible by attribution — </w:t>
      </w:r>
      <w:commentRangeEnd w:id="48"/>
      <w:r>
        <w:rPr>
          <w:rStyle w:val="CommentReference"/>
          <w:i/>
          <w:iCs/>
          <w:sz w:val="24"/>
          <w:szCs w:val="24"/>
        </w:rPr>
        <w:commentReference w:id="48"/>
      </w:r>
      <w:r>
        <w:rPr>
          <w:i/>
          <w:iCs/>
        </w:rPr>
        <w:t>thus says the LORD</w:t>
      </w:r>
      <w:r>
        <w:t>, and a people trained across centuries to hear where the join is. To everyone else it became legible in a man, at a date, under a magistrate, with nothing standing in front of him at all.</w:t>
      </w:r>
    </w:p>
    <w:p w14:paraId="1C09287C" w14:textId="77777777" w:rsidR="000F6068" w:rsidRDefault="000F6068" w:rsidP="000F6068">
      <w:r>
        <w:t>So I do not think the second route supersedes the first. A second door into a house is not a judgment on the first door. And it is also why the mission goes where it goes: to the nations, because the nations are the ones who could not read.</w:t>
      </w:r>
    </w:p>
    <w:p w14:paraId="7588B4C8" w14:textId="4DE21777" w:rsidR="008F5742" w:rsidRDefault="004B4003" w:rsidP="004B4003">
      <w:pPr>
        <w:pStyle w:val="Heading2"/>
        <w:rPr>
          <w:rStyle w:val="IntenseEmphasis"/>
          <w:i w:val="0"/>
          <w:iCs w:val="0"/>
        </w:rPr>
      </w:pPr>
      <w:r>
        <w:rPr>
          <w:rStyle w:val="IntenseEmphasis"/>
          <w:i w:val="0"/>
          <w:iCs w:val="0"/>
        </w:rPr>
        <w:t>VII. Of the Coming</w:t>
      </w:r>
    </w:p>
    <w:p w14:paraId="3307074A" w14:textId="7C262874" w:rsidR="00EF4D86" w:rsidRDefault="00EF4D86" w:rsidP="00EF4D86">
      <w:pPr>
        <w:pStyle w:val="Style2"/>
      </w:pPr>
      <w:r>
        <w:t>He will come again in glory to judge the living and the dead, and his kingdom will have no end.</w:t>
      </w:r>
    </w:p>
    <w:p w14:paraId="56E24E5F" w14:textId="496DABA7" w:rsidR="00935A8C" w:rsidRDefault="00935A8C" w:rsidP="00935A8C">
      <w:r>
        <w:lastRenderedPageBreak/>
        <w:t xml:space="preserve">The coming is not travel, we have seen that it cannot be. I said at the first clause that nothing is set outside </w:t>
      </w:r>
      <w:r>
        <w:t>G-d</w:t>
      </w:r>
      <w:r>
        <w:t xml:space="preserve">, so there is no distance for anyone to cross and nowhere to cross it from. The Greek Old Testament turns out to agree: </w:t>
      </w:r>
      <w:r>
        <w:t>G-d</w:t>
      </w:r>
      <w:r>
        <w:t>'s advent there is a matter of shining, of becoming visible, of a presence already present being seen.</w:t>
      </w:r>
      <w:r>
        <w:rPr>
          <w:rStyle w:val="FootnoteReference"/>
        </w:rPr>
        <w:footnoteReference w:id="67"/>
      </w:r>
    </w:p>
    <w:p w14:paraId="005E2877" w14:textId="6790AFEB" w:rsidR="003B6DA9" w:rsidRPr="003B6DA9" w:rsidRDefault="003B6DA9" w:rsidP="003B6DA9">
      <w:pPr>
        <w:jc w:val="center"/>
      </w:pPr>
      <w:r>
        <w:rPr>
          <w:i/>
          <w:iCs/>
        </w:rPr>
        <w:t xml:space="preserve">He will come again in glory </w:t>
      </w:r>
      <w:r>
        <w:t>(VII.1)</w:t>
      </w:r>
    </w:p>
    <w:p w14:paraId="42E58693" w14:textId="39189D7A" w:rsidR="00935A8C" w:rsidRDefault="00935A8C" w:rsidP="00935A8C">
      <w:r>
        <w:rPr>
          <w:i/>
          <w:iCs/>
        </w:rPr>
        <w:t>In glory</w:t>
      </w:r>
      <w:r>
        <w:t xml:space="preserve"> is not decoration. Glory renders </w:t>
      </w:r>
      <w:r>
        <w:rPr>
          <w:i/>
          <w:iCs/>
        </w:rPr>
        <w:t>kavod</w:t>
      </w:r>
      <w:r>
        <w:t>, the visible weight of a presence, and it is the operative word. What is promised is a visibility increased and not a distance closed.</w:t>
      </w:r>
    </w:p>
    <w:p w14:paraId="78B28B9A" w14:textId="51126B42" w:rsidR="0069054A" w:rsidRPr="0069054A" w:rsidRDefault="0069054A" w:rsidP="0069054A">
      <w:pPr>
        <w:jc w:val="center"/>
      </w:pPr>
      <w:r>
        <w:rPr>
          <w:i/>
          <w:iCs/>
        </w:rPr>
        <w:t xml:space="preserve">to judge the living and the dead, </w:t>
      </w:r>
      <w:r>
        <w:t>(VII.2)</w:t>
      </w:r>
    </w:p>
    <w:p w14:paraId="7A689D1A" w14:textId="77777777" w:rsidR="00935A8C" w:rsidRDefault="00935A8C" w:rsidP="00935A8C">
      <w:r>
        <w:t xml:space="preserve">The coming is </w:t>
      </w:r>
      <w:r>
        <w:rPr>
          <w:i/>
          <w:iCs/>
        </w:rPr>
        <w:t>to judge</w:t>
      </w:r>
      <w:r>
        <w:t xml:space="preserve">, and the second word has taken as much damage in English as the first. What the Greek says is </w:t>
      </w:r>
      <w:r>
        <w:rPr>
          <w:i/>
          <w:iCs/>
        </w:rPr>
        <w:t>krisis</w:t>
      </w:r>
      <w:r>
        <w:t>, which is not the passing of a sentence but a separation, a sifting, a discernment — the point at which a thing becomes clear rather than the point at which it is punished. Our own word still has some of it: a crisis is when you find out.</w:t>
      </w:r>
    </w:p>
    <w:p w14:paraId="1A5FD746" w14:textId="77777777" w:rsidR="00935A8C" w:rsidRDefault="00935A8C" w:rsidP="00935A8C">
      <w:r>
        <w:t>So judgment on this reading is scribal: the recording and manifesting of what is already the case. Nothing is decided. Something becomes visible — which makes judgment and advent the same event described twice, once by what it does and once by how it happens.</w:t>
      </w:r>
    </w:p>
    <w:p w14:paraId="69D25066" w14:textId="77777777" w:rsidR="00935A8C" w:rsidRDefault="00935A8C" w:rsidP="00935A8C">
      <w:r>
        <w:t>And the dead are judged, which is to say the dead are shown. I have no separate account of the descent into hell and do not need one. There is nowhere he is absent from, including there, and if judgment is unavoidable seeing then it is not a rescue mounted into a sealed place. It is the same light arriving where everyone assumed it could not.</w:t>
      </w:r>
      <w:r>
        <w:rPr>
          <w:rStyle w:val="FootnoteReference"/>
        </w:rPr>
        <w:footnoteReference w:id="68"/>
      </w:r>
    </w:p>
    <w:p w14:paraId="44634D32" w14:textId="77777777" w:rsidR="00935A8C" w:rsidRDefault="00935A8C" w:rsidP="00935A8C">
      <w:commentRangeStart w:id="49"/>
      <w:r>
        <w:t xml:space="preserve">Which is where I owe Pharaoh an answer. I said at </w:t>
      </w:r>
      <w:commentRangeEnd w:id="49"/>
      <w:r>
        <w:rPr>
          <w:rStyle w:val="CommentReference"/>
          <w:i/>
          <w:iCs/>
          <w:sz w:val="24"/>
          <w:szCs w:val="24"/>
        </w:rPr>
        <w:commentReference w:id="49"/>
      </w:r>
      <w:r>
        <w:rPr>
          <w:i/>
          <w:iCs/>
        </w:rPr>
        <w:t>he has spoken through the prophets</w:t>
      </w:r>
      <w:r>
        <w:t xml:space="preserve"> that he was held upright in order to be addressed, and that I could not yet say what it means that the address can fail.</w:t>
      </w:r>
    </w:p>
    <w:p w14:paraId="30953F79" w14:textId="32FE72C6" w:rsidR="00935A8C" w:rsidRDefault="00935A8C" w:rsidP="00935A8C">
      <w:r>
        <w:t xml:space="preserve">Here is what I can say. If judgment is </w:t>
      </w:r>
      <w:r>
        <w:rPr>
          <w:i/>
          <w:iCs/>
        </w:rPr>
        <w:t>krisis</w:t>
      </w:r>
      <w:r>
        <w:t xml:space="preserve"> and not sentence, then failing to see is not a verdict handed down but a condition that persists — and a condition that persists is not a condition that has ended. Pharaoh in the sea is a man at a moment. I said at the first clause that nothing is set </w:t>
      </w:r>
      <w:r>
        <w:lastRenderedPageBreak/>
        <w:t xml:space="preserve">outside </w:t>
      </w:r>
      <w:r>
        <w:t>G-d</w:t>
      </w:r>
      <w:r>
        <w:t>, which forecloses any account in which he is finally elsewhere. The hardening bought him a position from which seeing was possible; he did not see; and the light did not stop.</w:t>
      </w:r>
    </w:p>
    <w:p w14:paraId="68B0C34C" w14:textId="77777777" w:rsidR="00935A8C" w:rsidRDefault="00935A8C" w:rsidP="00935A8C">
      <w:r>
        <w:t>That is less than an answer and it is what the reading permits. What I refuse is the version where the address was never real — where he was made a puppet so that the plagues could proceed. Ramban's whole point is that it was real. A real address that goes unanswered is a worse problem than a rigged one, and I would rather have the worse problem.</w:t>
      </w:r>
    </w:p>
    <w:p w14:paraId="6041193E" w14:textId="77777777" w:rsidR="00935A8C" w:rsidRDefault="00935A8C" w:rsidP="00935A8C">
      <w:r>
        <w:t>There is a figure at the right hand whose entire function is accusation, and I have to say something about him, because I have just described the judgment as a clerical act and he is the other clerk.</w:t>
      </w:r>
    </w:p>
    <w:p w14:paraId="3C72492C" w14:textId="77777777" w:rsidR="00935A8C" w:rsidRDefault="00935A8C" w:rsidP="00935A8C">
      <w:r>
        <w:rPr>
          <w:i/>
          <w:iCs/>
        </w:rPr>
        <w:t>Ha-satan</w:t>
      </w:r>
      <w:r>
        <w:t xml:space="preserve"> in the Hebrew Bible is not a name. It has the definite article. It is a job — the accuser, the adversary — and in Job he is a member of the council doing that job, and in Zechariah he stands at the right hand of the high priest to accuse him, and is rebuked.</w:t>
      </w:r>
      <w:r>
        <w:rPr>
          <w:rStyle w:val="FootnoteReference"/>
        </w:rPr>
        <w:footnoteReference w:id="69"/>
      </w:r>
    </w:p>
    <w:p w14:paraId="076DFB2C" w14:textId="77777777" w:rsidR="00935A8C" w:rsidRDefault="00935A8C" w:rsidP="00935A8C">
      <w:r>
        <w:t>Standing, on the right, presenting a case.</w:t>
      </w:r>
    </w:p>
    <w:p w14:paraId="214986D3" w14:textId="77777777" w:rsidR="00935A8C" w:rsidRDefault="00935A8C" w:rsidP="00935A8C">
      <w:r>
        <w:t>Yes, I understand that I have just put Christ and the accuser in the same posture, side by side, approaching the same bench. Hear me out, because the resemblance is the point and not an accident. Neither of them decides anything. One records the merits and one presents the charges, and both are disclosure — which is what judgment is. Nothing is settled at that throne. Things are made visible there, and the accuser is not wrong about the facts. He is rebuked for the register, not for the evidence.</w:t>
      </w:r>
    </w:p>
    <w:p w14:paraId="1CC61D34" w14:textId="77777777" w:rsidR="00935A8C" w:rsidRDefault="00935A8C" w:rsidP="00935A8C">
      <w:r>
        <w:t>Which is the same thing I said about forgiveness. What is let go is the compound and not the terms — nothing is cancelled and no account is settled, because there was never a ledger. So the charges can be entirely accurate and it makes no difference. There is nothing to acquit. The case is real and the verdict was never his to want.</w:t>
      </w:r>
    </w:p>
    <w:p w14:paraId="775B117B" w14:textId="77777777" w:rsidR="00935A8C" w:rsidRDefault="00935A8C" w:rsidP="00935A8C">
      <w:r>
        <w:t xml:space="preserve">The wilderness belongs here, and not where it is usually put. We read the temptation as seduction — an offer made to an appetite, the interest being whether he wants it. That is not the form of the scene. Twice the sentence begins </w:t>
      </w:r>
      <w:r>
        <w:rPr>
          <w:i/>
          <w:iCs/>
        </w:rPr>
        <w:t>if thou be the Son of God</w:t>
      </w:r>
      <w:r>
        <w:t>, which is not an enticement but a question put to a witness; and the third exchange is not a question at all but an offer of jurisdiction, made by the one figure in the story whose office is to test a claim in the presence of the court.</w:t>
      </w:r>
    </w:p>
    <w:p w14:paraId="7BBA815C" w14:textId="77777777" w:rsidR="00935A8C" w:rsidRDefault="00935A8C" w:rsidP="00935A8C">
      <w:commentRangeStart w:id="50"/>
      <w:r>
        <w:t xml:space="preserve">Read that way the forty days are a cross-examination, and the examiner is doing his job. He is testing what this document has been testing: whether the I is his or borrowed. </w:t>
      </w:r>
      <w:commentRangeEnd w:id="50"/>
      <w:r>
        <w:rPr>
          <w:rStyle w:val="CommentReference"/>
          <w:i/>
          <w:iCs/>
          <w:sz w:val="24"/>
          <w:szCs w:val="24"/>
        </w:rPr>
        <w:commentReference w:id="50"/>
      </w:r>
      <w:r>
        <w:rPr>
          <w:i/>
          <w:iCs/>
        </w:rPr>
        <w:t>Command that these stones be made bread</w:t>
      </w:r>
      <w:r>
        <w:t xml:space="preserve"> asks him to demonstrate the claim on demand, which is what a borrowed authority would do, having something to prove. </w:t>
      </w:r>
      <w:r>
        <w:rPr>
          <w:i/>
          <w:iCs/>
        </w:rPr>
        <w:t>Cast thyself down</w:t>
      </w:r>
      <w:r>
        <w:t xml:space="preserve"> asks him to make </w:t>
      </w:r>
      <w:r>
        <w:lastRenderedPageBreak/>
        <w:t xml:space="preserve">the Father act, which would establish the relation as external. </w:t>
      </w:r>
      <w:r>
        <w:rPr>
          <w:i/>
          <w:iCs/>
        </w:rPr>
        <w:t>All these things will I give thee</w:t>
      </w:r>
      <w:r>
        <w:t xml:space="preserve"> offers him the Name conferred — the world held by grant, from someone, which is precisely Metatron's position and precisely what Arius held.</w:t>
      </w:r>
    </w:p>
    <w:p w14:paraId="3D0192FE" w14:textId="77777777" w:rsidR="00935A8C" w:rsidRDefault="00935A8C" w:rsidP="00935A8C">
      <w:r>
        <w:t>He declines all three, and the declining is not resistance to pleasure. It is a refusal to produce a credential. Every answer is a verse and none is a demonstration, and a man who had to prove it would have proved it.</w:t>
      </w:r>
    </w:p>
    <w:p w14:paraId="0070FBC2" w14:textId="77777777" w:rsidR="00935A8C" w:rsidRDefault="00935A8C" w:rsidP="00935A8C">
      <w:r>
        <w:t>So the accuser and the accused meet twice in the same posture, at the beginning and at the end, and the examination goes the same way both times. Which is why I do not need the wilderness to be a struggle in order to keep it serious. A cross-examination conducted honestly against a true witness is a real event and produces nothing, and producing nothing is the finding.</w:t>
      </w:r>
    </w:p>
    <w:p w14:paraId="09770105" w14:textId="77777777" w:rsidR="00935A8C" w:rsidRDefault="00935A8C" w:rsidP="00935A8C">
      <w:r>
        <w:t xml:space="preserve">And there is only one figure at that throne who is seated, which brings back the seated figure from the ascension. The parallel is exact and so is the difference. Metatron holds the Name because it was placed in him — Exodus says </w:t>
      </w:r>
      <w:r>
        <w:rPr>
          <w:i/>
          <w:iCs/>
        </w:rPr>
        <w:t>my name is in him</w:t>
      </w:r>
      <w:r>
        <w:t>, and a name placed in someone is conferred, held by grant, and therefore capable of being withdrawn.</w:t>
      </w:r>
      <w:r>
        <w:rPr>
          <w:rStyle w:val="FootnoteReference"/>
        </w:rPr>
        <w:footnoteReference w:id="70"/>
      </w:r>
    </w:p>
    <w:p w14:paraId="356ED17E" w14:textId="5E070BBD" w:rsidR="00935A8C" w:rsidRDefault="00935A8C" w:rsidP="00935A8C">
      <w:r>
        <w:t xml:space="preserve">That is a borrowed </w:t>
      </w:r>
      <w:r>
        <w:rPr>
          <w:i/>
          <w:iCs/>
        </w:rPr>
        <w:t>I</w:t>
      </w:r>
      <w:r>
        <w:t xml:space="preserve">, as discussed at "he has spoken through the prophets." Christ does not hold </w:t>
      </w:r>
      <w:r>
        <w:t>G-d</w:t>
      </w:r>
      <w:r>
        <w:t xml:space="preserve">'s Name; he is </w:t>
      </w:r>
      <w:r>
        <w:t>G-d</w:t>
      </w:r>
      <w:r>
        <w:t>'s Word.</w:t>
      </w:r>
      <w:r>
        <w:rPr>
          <w:rStyle w:val="FootnoteReference"/>
        </w:rPr>
        <w:footnoteReference w:id="71"/>
      </w:r>
    </w:p>
    <w:p w14:paraId="7767A859" w14:textId="77777777" w:rsidR="00935A8C" w:rsidRDefault="00935A8C" w:rsidP="00935A8C">
      <w:r>
        <w:t>Same throne, different grammar, and the Jewish option that was ruled out and the Christian claim that was made are the same shape seen from two sides.</w:t>
      </w:r>
    </w:p>
    <w:p w14:paraId="5EB2511F" w14:textId="77777777" w:rsidR="00935A8C" w:rsidRDefault="00935A8C" w:rsidP="00935A8C">
      <w:r>
        <w:t>I should be plain that this is where the most serious danger in this document sits.</w:t>
      </w:r>
      <w:r>
        <w:rPr>
          <w:rStyle w:val="FootnoteReference"/>
        </w:rPr>
        <w:footnoteReference w:id="72"/>
      </w:r>
    </w:p>
    <w:p w14:paraId="79DEF696" w14:textId="77777777" w:rsidR="00935A8C" w:rsidRDefault="00935A8C" w:rsidP="00935A8C">
      <w:commentRangeStart w:id="51"/>
      <w:r>
        <w:t xml:space="preserve">An exalted creature granted the divine Name is precisely what Arius held, in another vocabulary, and nothing in my account rules it out except the criterion. The Name in Metatron is </w:t>
      </w:r>
      <w:commentRangeEnd w:id="51"/>
      <w:r>
        <w:rPr>
          <w:rStyle w:val="CommentReference"/>
          <w:i/>
          <w:iCs/>
          <w:sz w:val="24"/>
          <w:szCs w:val="24"/>
        </w:rPr>
        <w:commentReference w:id="51"/>
      </w:r>
      <w:r>
        <w:rPr>
          <w:i/>
          <w:iCs/>
        </w:rPr>
        <w:t>in</w:t>
      </w:r>
      <w:r>
        <w:t xml:space="preserve"> him. Nothing stands in front of the </w:t>
      </w:r>
      <w:r>
        <w:rPr>
          <w:i/>
          <w:iCs/>
        </w:rPr>
        <w:t>I</w:t>
      </w:r>
      <w:r>
        <w:t xml:space="preserve"> at the well.</w:t>
      </w:r>
    </w:p>
    <w:p w14:paraId="66FD7A97" w14:textId="7B3DEF77" w:rsidR="00C13F47" w:rsidRPr="00A36AC0" w:rsidRDefault="00A36AC0" w:rsidP="00A36AC0">
      <w:pPr>
        <w:jc w:val="center"/>
      </w:pPr>
      <w:r>
        <w:rPr>
          <w:i/>
          <w:iCs/>
        </w:rPr>
        <w:t xml:space="preserve">and his kingdom will have no end. </w:t>
      </w:r>
      <w:r>
        <w:t>(VII.3)</w:t>
      </w:r>
    </w:p>
    <w:p w14:paraId="79A6E102" w14:textId="77777777" w:rsidR="00935A8C" w:rsidRDefault="00935A8C" w:rsidP="00935A8C">
      <w:r>
        <w:rPr>
          <w:i/>
          <w:iCs/>
        </w:rPr>
        <w:lastRenderedPageBreak/>
        <w:t>His kingdom will have no end</w:t>
      </w:r>
      <w:r>
        <w:t xml:space="preserve"> was added against a man who thought otherwise.</w:t>
      </w:r>
      <w:r>
        <w:rPr>
          <w:rStyle w:val="FootnoteReference"/>
        </w:rPr>
        <w:footnoteReference w:id="73"/>
      </w:r>
    </w:p>
    <w:p w14:paraId="12130822" w14:textId="77777777" w:rsidR="00935A8C" w:rsidRDefault="00935A8C" w:rsidP="00935A8C">
      <w:r>
        <w:t>Marcellus held that the Logos goes out for the economy and contracts back into the Father when everything is finished — an eschatology with a terminus, in which the arrangement completes and the distinctions fold up. The clause exists to say no. Which is convenient for me, since I do not have a terminus either, though for a different reason.</w:t>
      </w:r>
    </w:p>
    <w:p w14:paraId="7F2BC44F" w14:textId="77777777" w:rsidR="00935A8C" w:rsidRDefault="00935A8C" w:rsidP="00935A8C">
      <w:commentRangeStart w:id="52"/>
      <w:r>
        <w:t>Because no one is permanently damned. Universal restoration is the conclusion and we will never reach it — not because it fails but because it is infinite, and arrival would be a smaller thing than approach.</w:t>
      </w:r>
      <w:commentRangeEnd w:id="52"/>
      <w:r>
        <w:rPr>
          <w:rStyle w:val="CommentReference"/>
          <w:sz w:val="24"/>
          <w:szCs w:val="24"/>
          <w:vertAlign w:val="superscript"/>
        </w:rPr>
        <w:commentReference w:id="52"/>
      </w:r>
      <w:r>
        <w:rPr>
          <w:rStyle w:val="FootnoteReference"/>
        </w:rPr>
        <w:footnoteReference w:id="74"/>
      </w:r>
    </w:p>
    <w:p w14:paraId="4D17013C" w14:textId="77777777" w:rsidR="00935A8C" w:rsidRDefault="00935A8C" w:rsidP="00935A8C">
      <w:r>
        <w:t>Which is why the coming and the never-arriving were never in tension. The light is always more, and that is the same sentence as the one about the advent: a visibility increased, with no terminus, because there is no distance left to close and nothing to arrive at that is not already here.</w:t>
      </w:r>
    </w:p>
    <w:p w14:paraId="0697426D" w14:textId="77777777" w:rsidR="00935A8C" w:rsidRDefault="00935A8C" w:rsidP="00935A8C">
      <w:r>
        <w:t>As to whether anyone is damned at a given moment: I do not think I am, most of the time, and I cannot answer for anyone else.</w:t>
      </w:r>
    </w:p>
    <w:p w14:paraId="71810DED" w14:textId="10CAA56E" w:rsidR="009969CD" w:rsidRDefault="00935A8C" w:rsidP="00935A8C">
      <w:pPr>
        <w:pStyle w:val="Heading2"/>
      </w:pPr>
      <w:r>
        <w:t>VIII. Of the Spirit</w:t>
      </w:r>
    </w:p>
    <w:p w14:paraId="3089EFC2" w14:textId="61E8492B" w:rsidR="00D545D6" w:rsidRDefault="00D545D6" w:rsidP="00D545D6">
      <w:pPr>
        <w:pStyle w:val="Style2"/>
      </w:pPr>
      <w:r>
        <w:t>We believe in the Holy Spirit, the Lord, the giver of life, who proceeds from the Father and the Son.</w:t>
      </w:r>
    </w:p>
    <w:p w14:paraId="55A964E3" w14:textId="77777777" w:rsidR="00D93E26" w:rsidRDefault="00D93E26" w:rsidP="00D93E26">
      <w:r>
        <w:t xml:space="preserve">The two Lords bothered me from childhood and the difficulty is real rather than childish. I have already said what I now think it is. Paul, writing to Corinth, gave </w:t>
      </w:r>
      <w:r>
        <w:rPr>
          <w:i/>
          <w:iCs/>
        </w:rPr>
        <w:t>God</w:t>
      </w:r>
      <w:r>
        <w:t xml:space="preserve"> to the Father and </w:t>
      </w:r>
      <w:r>
        <w:rPr>
          <w:i/>
          <w:iCs/>
        </w:rPr>
        <w:t>Lord</w:t>
      </w:r>
      <w:r>
        <w:t xml:space="preserve"> to Jesus, and that is not a division of the Shema but the same </w:t>
      </w:r>
      <w:r>
        <w:rPr>
          <w:i/>
          <w:iCs/>
        </w:rPr>
        <w:t>I</w:t>
      </w:r>
      <w:r>
        <w:t xml:space="preserve"> said twice, universally and then particularly.</w:t>
      </w:r>
      <w:r>
        <w:rPr>
          <w:rStyle w:val="FootnoteReference"/>
        </w:rPr>
        <w:footnoteReference w:id="75"/>
      </w:r>
    </w:p>
    <w:p w14:paraId="5E904988" w14:textId="77777777" w:rsidR="00D93E26" w:rsidRDefault="00D93E26" w:rsidP="00D93E26">
      <w:r>
        <w:t>Which accounts for the Son. It leaves the Spirit with neither word, and the Creed never calls him God.</w:t>
      </w:r>
    </w:p>
    <w:p w14:paraId="55741FC2" w14:textId="18821CB5" w:rsidR="00B43C66" w:rsidRPr="009F4956" w:rsidRDefault="00B43C66" w:rsidP="009F4956">
      <w:pPr>
        <w:jc w:val="center"/>
      </w:pPr>
      <w:r>
        <w:rPr>
          <w:i/>
          <w:iCs/>
        </w:rPr>
        <w:t xml:space="preserve">We believe in the Holy Spirit, </w:t>
      </w:r>
      <w:r>
        <w:t>(VIII.1)</w:t>
      </w:r>
    </w:p>
    <w:p w14:paraId="6061C3EA" w14:textId="5A86AA47" w:rsidR="00D93E26" w:rsidRDefault="00D93E26" w:rsidP="00D93E26">
      <w:r>
        <w:lastRenderedPageBreak/>
        <w:t xml:space="preserve">What he gets instead is a stack of things only </w:t>
      </w:r>
      <w:r>
        <w:t>G-d</w:t>
      </w:r>
      <w:r>
        <w:t xml:space="preserve"> does, and a title that is not quite the Son's.</w:t>
      </w:r>
      <w:r>
        <w:rPr>
          <w:rStyle w:val="FootnoteReference"/>
        </w:rPr>
        <w:footnoteReference w:id="76"/>
      </w:r>
    </w:p>
    <w:p w14:paraId="27B7C773" w14:textId="71619D81" w:rsidR="00C1059A" w:rsidRPr="00C1059A" w:rsidRDefault="00C1059A" w:rsidP="00C1059A">
      <w:pPr>
        <w:jc w:val="center"/>
      </w:pPr>
      <w:r>
        <w:rPr>
          <w:i/>
          <w:iCs/>
        </w:rPr>
        <w:t xml:space="preserve">the Lord, </w:t>
      </w:r>
      <w:r>
        <w:t>(VIII.2)</w:t>
      </w:r>
    </w:p>
    <w:p w14:paraId="21A5DC39" w14:textId="77777777" w:rsidR="00D93E26" w:rsidRDefault="00D93E26" w:rsidP="00D93E26">
      <w:r>
        <w:t>The strategy was to establish equality without using the contested word, and it worked, and it left the Spirit characterized entirely by function, which seems to be the point. Every predicate the Creed gives him is intransitive or passive: proceeds, is worshipped, is glorified, has spoken. This is the Person who does not act. Poured out rather than obligated; present rather than agentive; and the one active thing said of him — that he gives life — is a participle.</w:t>
      </w:r>
    </w:p>
    <w:p w14:paraId="72FE45FA" w14:textId="77777777" w:rsidR="00D93E26" w:rsidRDefault="00D93E26" w:rsidP="00D93E26">
      <w:r>
        <w:t>And that is what I find in every place he appears. The breath in which an utterance happens. The presence distributed as tongues of fire, one per head.</w:t>
      </w:r>
      <w:r>
        <w:rPr>
          <w:rStyle w:val="FootnoteReference"/>
        </w:rPr>
        <w:footnoteReference w:id="77"/>
      </w:r>
    </w:p>
    <w:p w14:paraId="1FCF8EC5" w14:textId="77777777" w:rsidR="00D93E26" w:rsidRDefault="00D93E26" w:rsidP="00D93E26">
      <w:commentRangeStart w:id="53"/>
      <w:r>
        <w:t>The presence that goes into exile with the people.</w:t>
      </w:r>
      <w:commentRangeEnd w:id="53"/>
      <w:r>
        <w:rPr>
          <w:rStyle w:val="CommentReference"/>
          <w:sz w:val="24"/>
          <w:szCs w:val="24"/>
          <w:vertAlign w:val="superscript"/>
        </w:rPr>
        <w:commentReference w:id="53"/>
      </w:r>
      <w:r>
        <w:rPr>
          <w:rStyle w:val="FootnoteReference"/>
        </w:rPr>
        <w:footnoteReference w:id="78"/>
      </w:r>
    </w:p>
    <w:p w14:paraId="78A4D449" w14:textId="77777777" w:rsidR="00D93E26" w:rsidRDefault="00D93E26" w:rsidP="00D93E26">
      <w:r>
        <w:t>Not a lesser Spirit.</w:t>
      </w:r>
    </w:p>
    <w:p w14:paraId="2886F7CF" w14:textId="50A88921" w:rsidR="00202B98" w:rsidRPr="00202B98" w:rsidRDefault="00202B98" w:rsidP="00202B98">
      <w:pPr>
        <w:jc w:val="center"/>
      </w:pPr>
      <w:r>
        <w:rPr>
          <w:i/>
          <w:iCs/>
        </w:rPr>
        <w:t xml:space="preserve">the giver of life, </w:t>
      </w:r>
      <w:r>
        <w:t>(VIII.3)</w:t>
      </w:r>
    </w:p>
    <w:p w14:paraId="6670E19D" w14:textId="77777777" w:rsidR="00D93E26" w:rsidRDefault="00D93E26" w:rsidP="00D93E26">
      <w:r>
        <w:rPr>
          <w:i/>
          <w:iCs/>
        </w:rPr>
        <w:t>The giver of life</w:t>
      </w:r>
      <w:r>
        <w:t xml:space="preserve"> is both manifestation as such and the animation of creatures, and they are one act, because a word cannot be spoken without breath. As it is written: by the word of the LORD the heavens were made, and by the breath of his mouth all their host.</w:t>
      </w:r>
      <w:r>
        <w:rPr>
          <w:rStyle w:val="FootnoteReference"/>
        </w:rPr>
        <w:footnoteReference w:id="79"/>
      </w:r>
    </w:p>
    <w:p w14:paraId="138C2FDC" w14:textId="062D3E5E" w:rsidR="00D93E26" w:rsidRDefault="00D93E26" w:rsidP="00D93E26">
      <w:r>
        <w:t xml:space="preserve">Through him all things were made said that </w:t>
      </w:r>
      <w:r>
        <w:t>G-d</w:t>
      </w:r>
      <w:r>
        <w:t xml:space="preserve"> speaks and what is spoken is. This clause says what the speaking is made of.</w:t>
      </w:r>
    </w:p>
    <w:p w14:paraId="7D3C6F7B" w14:textId="463753E3" w:rsidR="006233D7" w:rsidRPr="00FC2864" w:rsidRDefault="006233D7" w:rsidP="006233D7">
      <w:pPr>
        <w:jc w:val="center"/>
      </w:pPr>
      <w:r>
        <w:rPr>
          <w:i/>
          <w:iCs/>
        </w:rPr>
        <w:t xml:space="preserve">who proceeds from the Father and the Son. </w:t>
      </w:r>
      <w:r>
        <w:t>(VIII.4)</w:t>
      </w:r>
    </w:p>
    <w:p w14:paraId="0414CD03" w14:textId="77777777" w:rsidR="00D93E26" w:rsidRDefault="00D93E26" w:rsidP="00D93E26">
      <w:r>
        <w:t xml:space="preserve">Which is also why I hold the </w:t>
      </w:r>
      <w:r>
        <w:rPr>
          <w:i/>
          <w:iCs/>
        </w:rPr>
        <w:t>filioque</w:t>
      </w:r>
      <w:r>
        <w:t>, and not as a Western political addition.</w:t>
      </w:r>
      <w:r>
        <w:rPr>
          <w:rStyle w:val="FootnoteReference"/>
        </w:rPr>
        <w:footnoteReference w:id="80"/>
      </w:r>
    </w:p>
    <w:p w14:paraId="2D09A782" w14:textId="77777777" w:rsidR="00D93E26" w:rsidRDefault="00D93E26" w:rsidP="00D93E26">
      <w:r>
        <w:lastRenderedPageBreak/>
        <w:t>There is no word without breath and no breath shaped into speech without a word. The two are not sequential and neither is a product of the other. The Spirit proceeds from the Father and the Son because the utterance is one.</w:t>
      </w:r>
    </w:p>
    <w:p w14:paraId="666C01A3" w14:textId="77777777" w:rsidR="00D93E26" w:rsidRDefault="00D93E26" w:rsidP="00D93E26">
      <w:r>
        <w:t xml:space="preserve">And </w:t>
      </w:r>
      <w:r>
        <w:rPr>
          <w:i/>
          <w:iCs/>
        </w:rPr>
        <w:t>proceeds</w:t>
      </w:r>
      <w:commentRangeStart w:id="54"/>
      <w:r>
        <w:t xml:space="preserve"> is the third of the Creed's three verbs.</w:t>
      </w:r>
      <w:commentRangeEnd w:id="54"/>
      <w:r>
        <w:rPr>
          <w:rStyle w:val="CommentReference"/>
          <w:sz w:val="24"/>
          <w:szCs w:val="24"/>
          <w:vertAlign w:val="superscript"/>
        </w:rPr>
        <w:commentReference w:id="54"/>
      </w:r>
      <w:r>
        <w:rPr>
          <w:rStyle w:val="FootnoteReference"/>
        </w:rPr>
        <w:footnoteReference w:id="81"/>
      </w:r>
    </w:p>
    <w:p w14:paraId="5887BB21" w14:textId="77777777" w:rsidR="00D93E26" w:rsidRDefault="00D93E26" w:rsidP="00D93E26">
      <w:r>
        <w:t>The world is fashioned, the Son is begotten, the Spirit proceeds — and proceeding is the one with no product at the end of it. Nothing results from a breath going out. It is the going out.</w:t>
      </w:r>
    </w:p>
    <w:p w14:paraId="7AF881D9" w14:textId="79E5CA8E" w:rsidR="00955A1C" w:rsidRDefault="00955A1C" w:rsidP="00955A1C">
      <w:r>
        <w:t xml:space="preserve">One more thing belongs here, at the end of three clauses about who </w:t>
      </w:r>
      <w:r>
        <w:t>G-d</w:t>
      </w:r>
      <w:r>
        <w:t xml:space="preserve"> is, and it is a piece of architecture rather than an argument.</w:t>
      </w:r>
    </w:p>
    <w:p w14:paraId="2A9A54B3" w14:textId="77777777" w:rsidR="00955A1C" w:rsidRDefault="00955A1C" w:rsidP="00955A1C">
      <w:commentRangeStart w:id="55"/>
      <w:r>
        <w:t xml:space="preserve">Kashmir Shaivism names three conditions of embodied existence — the </w:t>
      </w:r>
      <w:commentRangeEnd w:id="55"/>
      <w:r>
        <w:rPr>
          <w:rStyle w:val="CommentReference"/>
          <w:i/>
          <w:iCs/>
          <w:sz w:val="24"/>
          <w:szCs w:val="24"/>
        </w:rPr>
        <w:commentReference w:id="55"/>
      </w:r>
      <w:r>
        <w:rPr>
          <w:i/>
          <w:iCs/>
        </w:rPr>
        <w:t>malas</w:t>
      </w:r>
      <w:r>
        <w:t xml:space="preserve">, usually translated impurities, which misleads if it suggests damage. </w:t>
      </w:r>
      <w:r>
        <w:rPr>
          <w:i/>
          <w:iCs/>
        </w:rPr>
        <w:t>Kārma</w:t>
      </w:r>
      <w:r>
        <w:t xml:space="preserve"> is agency: being an actor whose deeds have consequences. </w:t>
      </w:r>
      <w:r>
        <w:rPr>
          <w:i/>
          <w:iCs/>
        </w:rPr>
        <w:t>Māyīya</w:t>
      </w:r>
      <w:r>
        <w:t xml:space="preserve"> is the perception of real separateness: a world of genuinely other things, and oneself as one of them. </w:t>
      </w:r>
      <w:r>
        <w:rPr>
          <w:i/>
          <w:iCs/>
        </w:rPr>
        <w:t>Āṇava</w:t>
      </w:r>
      <w:r>
        <w:t xml:space="preserve"> is finite selfhood: being a bounded someone, at a location, who can be addressed and can be left.</w:t>
      </w:r>
    </w:p>
    <w:p w14:paraId="7DB01C08" w14:textId="77777777" w:rsidR="00955A1C" w:rsidRDefault="00955A1C" w:rsidP="00955A1C">
      <w:commentRangeStart w:id="56"/>
      <w:r>
        <w:t>Each of the three clauses I have just written answers two of them, and each condition is answered twice.</w:t>
      </w:r>
      <w:commentRangeEnd w:id="56"/>
      <w:r>
        <w:rPr>
          <w:rStyle w:val="CommentReference"/>
          <w:sz w:val="24"/>
          <w:szCs w:val="24"/>
        </w:rPr>
        <w:commentReference w:id="56"/>
      </w:r>
    </w:p>
    <w:p w14:paraId="68306A45" w14:textId="77777777" w:rsidR="00955A1C" w:rsidRDefault="00955A1C" w:rsidP="00955A1C">
      <w:r>
        <w:t xml:space="preserve">The Father answers </w:t>
      </w:r>
      <w:r>
        <w:rPr>
          <w:i/>
          <w:iCs/>
        </w:rPr>
        <w:t>kārma</w:t>
      </w:r>
      <w:r>
        <w:t xml:space="preserve"> and </w:t>
      </w:r>
      <w:r>
        <w:rPr>
          <w:i/>
          <w:iCs/>
        </w:rPr>
        <w:t>māyīya</w:t>
      </w:r>
      <w:r>
        <w:t xml:space="preserve">. </w:t>
      </w:r>
      <w:r>
        <w:rPr>
          <w:i/>
          <w:iCs/>
        </w:rPr>
        <w:t>Maker of heaven and earth</w:t>
      </w:r>
      <w:r>
        <w:t xml:space="preserve"> is agency without consequence — a fashioner rather than a producer, whose act does not stand apart from him and therefore incurs nothing. And </w:t>
      </w:r>
      <w:r>
        <w:rPr>
          <w:i/>
          <w:iCs/>
        </w:rPr>
        <w:t>one God</w:t>
      </w:r>
      <w:r>
        <w:t xml:space="preserve"> is </w:t>
      </w:r>
      <w:r>
        <w:rPr>
          <w:i/>
          <w:iCs/>
        </w:rPr>
        <w:t>māyīya</w:t>
      </w:r>
      <w:r>
        <w:t xml:space="preserve"> refused at the root: not the exclusion of rival deities but of rival existents, so that separateness is exactly what is not the case. What he does not answer is </w:t>
      </w:r>
      <w:r>
        <w:rPr>
          <w:i/>
          <w:iCs/>
        </w:rPr>
        <w:t>āṇava</w:t>
      </w:r>
      <w:r>
        <w:t>, because there is no boundary in him to answer it with.</w:t>
      </w:r>
    </w:p>
    <w:p w14:paraId="2469D393" w14:textId="77777777" w:rsidR="00955A1C" w:rsidRDefault="00955A1C" w:rsidP="00955A1C">
      <w:r>
        <w:t xml:space="preserve">The Spirit answers </w:t>
      </w:r>
      <w:r>
        <w:rPr>
          <w:i/>
          <w:iCs/>
        </w:rPr>
        <w:t>māyīya</w:t>
      </w:r>
      <w:r>
        <w:t xml:space="preserve"> and </w:t>
      </w:r>
      <w:r>
        <w:rPr>
          <w:i/>
          <w:iCs/>
        </w:rPr>
        <w:t>āṇava</w:t>
      </w:r>
      <w:r>
        <w:t xml:space="preserve">. He is the medium in which what is distinguished is not divided — the flame that rests on each of them separately without being portioned — which is separateness undone in the one place it looks undeniable, and boundedness inhabited without being confined. What he does not answer is </w:t>
      </w:r>
      <w:r>
        <w:rPr>
          <w:i/>
          <w:iCs/>
        </w:rPr>
        <w:t>kārma</w:t>
      </w:r>
      <w:r>
        <w:t xml:space="preserve">, and the Creed is careful about it: the Spirit is nowhere said to make anything. He is </w:t>
      </w:r>
      <w:r>
        <w:rPr>
          <w:i/>
          <w:iCs/>
        </w:rPr>
        <w:t>the giver of life</w:t>
      </w:r>
      <w:r>
        <w:t>, which is a different verb.</w:t>
      </w:r>
    </w:p>
    <w:p w14:paraId="0AE68792" w14:textId="77777777" w:rsidR="00955A1C" w:rsidRDefault="00955A1C" w:rsidP="00955A1C">
      <w:r>
        <w:t xml:space="preserve">The Son answers </w:t>
      </w:r>
      <w:r>
        <w:rPr>
          <w:i/>
          <w:iCs/>
        </w:rPr>
        <w:t>kārma</w:t>
      </w:r>
      <w:r>
        <w:t xml:space="preserve"> and </w:t>
      </w:r>
      <w:r>
        <w:rPr>
          <w:i/>
          <w:iCs/>
        </w:rPr>
        <w:t>āṇava</w:t>
      </w:r>
      <w:r>
        <w:t xml:space="preserve">, and answering them is the same as taking them. An agent in history, tried under a named official; a bounded self at a location, who can be addressed and can be left. </w:t>
      </w:r>
      <w:r>
        <w:rPr>
          <w:i/>
          <w:iCs/>
        </w:rPr>
        <w:t>Māyīya</w:t>
      </w:r>
      <w:commentRangeStart w:id="57"/>
      <w:r>
        <w:t xml:space="preserve"> he does not take, which is the whole of the clause on the Incarnation — until the cross, where it arrives, and that is the sixth clause and not this one.</w:t>
      </w:r>
      <w:commentRangeEnd w:id="57"/>
      <w:r>
        <w:rPr>
          <w:rStyle w:val="CommentReference"/>
          <w:sz w:val="24"/>
          <w:szCs w:val="24"/>
        </w:rPr>
        <w:commentReference w:id="57"/>
      </w:r>
    </w:p>
    <w:p w14:paraId="48EBA55C" w14:textId="77777777" w:rsidR="00955A1C" w:rsidRDefault="00955A1C" w:rsidP="00955A1C">
      <w:r>
        <w:lastRenderedPageBreak/>
        <w:t>The pattern is not decoration. Set out that way, every condition is met twice and by different means, which is why I keep saying these are conditions and not defects. A defect is something to be removed. A condition met from three directions is a place to stand.</w:t>
      </w:r>
    </w:p>
    <w:p w14:paraId="1F4DDC8D" w14:textId="1ACA5C94" w:rsidR="00B1266A" w:rsidRDefault="004A145F" w:rsidP="00D93E26">
      <w:pPr>
        <w:pStyle w:val="Heading2"/>
      </w:pPr>
      <w:r>
        <w:t>IX. Of Worship</w:t>
      </w:r>
    </w:p>
    <w:p w14:paraId="368BB9FB" w14:textId="1496381B" w:rsidR="004A145F" w:rsidRDefault="00F1633C" w:rsidP="004A145F">
      <w:pPr>
        <w:pStyle w:val="Style2"/>
      </w:pPr>
      <w:r>
        <w:t>With the Father and the Son he is worshipped and glorified.</w:t>
      </w:r>
    </w:p>
    <w:p w14:paraId="5382BFD2" w14:textId="77777777" w:rsidR="00CC2BFF" w:rsidRDefault="00CC2BFF" w:rsidP="00CC2BFF">
      <w:commentRangeStart w:id="58"/>
      <w:r>
        <w:t>The Greek is co-worshipped, and it was fought for.</w:t>
      </w:r>
      <w:commentRangeEnd w:id="58"/>
      <w:r>
        <w:rPr>
          <w:rStyle w:val="CommentReference"/>
          <w:sz w:val="24"/>
          <w:szCs w:val="24"/>
          <w:vertAlign w:val="superscript"/>
        </w:rPr>
        <w:commentReference w:id="58"/>
      </w:r>
      <w:r>
        <w:rPr>
          <w:rStyle w:val="FootnoteReference"/>
        </w:rPr>
        <w:footnoteReference w:id="82"/>
      </w:r>
    </w:p>
    <w:p w14:paraId="5A05AD7C" w14:textId="25E96E76" w:rsidR="00CC2BFF" w:rsidRDefault="00CC2BFF" w:rsidP="00CC2BFF">
      <w:r>
        <w:t xml:space="preserve">Worship is owed to </w:t>
      </w:r>
      <w:r>
        <w:t>G-d</w:t>
      </w:r>
      <w:r>
        <w:t xml:space="preserve"> alone, and the word was chosen against exactly the reading that would make the Spirit's worship secondary — not veneration alongside adoration, but the same thing given to all three.</w:t>
      </w:r>
    </w:p>
    <w:p w14:paraId="26DD51DA" w14:textId="77777777" w:rsidR="00CC2BFF" w:rsidRDefault="00CC2BFF" w:rsidP="00CC2BFF">
      <w:r>
        <w:t xml:space="preserve">Which used to trouble me, because it looked like division. I took the </w:t>
      </w:r>
      <w:r>
        <w:rPr>
          <w:i/>
          <w:iCs/>
        </w:rPr>
        <w:t>with</w:t>
      </w:r>
      <w:r>
        <w:t xml:space="preserve"> as modal: that the Spirit is worshipped </w:t>
      </w:r>
      <w:r>
        <w:rPr>
          <w:i/>
          <w:iCs/>
        </w:rPr>
        <w:t>by means of</w:t>
      </w:r>
      <w:r>
        <w:t xml:space="preserve"> the Father and the Son. I no longer see that thanks to Basil's formula — in the Spirit, through the Son, to the Father.</w:t>
      </w:r>
      <w:r>
        <w:rPr>
          <w:rStyle w:val="FootnoteReference"/>
        </w:rPr>
        <w:footnoteReference w:id="83"/>
      </w:r>
    </w:p>
    <w:p w14:paraId="1399EFF0" w14:textId="77777777" w:rsidR="00CC2BFF" w:rsidRDefault="00CC2BFF" w:rsidP="00CC2BFF">
      <w:r>
        <w:t>Not a lesser object of devotion but the medium of it. And there is nothing here to divide in any case: worship of three Persons is not divided worship if there is one being, and there is.</w:t>
      </w:r>
    </w:p>
    <w:p w14:paraId="124FE29E" w14:textId="41AE74E2" w:rsidR="00CC2BFF" w:rsidRDefault="0045275D" w:rsidP="00CC2BFF">
      <w:pPr>
        <w:pStyle w:val="Heading2"/>
      </w:pPr>
      <w:r>
        <w:t>X. Of Prophecy</w:t>
      </w:r>
    </w:p>
    <w:p w14:paraId="51EDF55F" w14:textId="5F068E10" w:rsidR="0045275D" w:rsidRDefault="00163C31" w:rsidP="0045275D">
      <w:pPr>
        <w:pStyle w:val="Style2"/>
      </w:pPr>
      <w:r>
        <w:t>He has spoken through the Prophets.</w:t>
      </w:r>
    </w:p>
    <w:p w14:paraId="3A0400A5" w14:textId="77777777" w:rsidR="00D4327E" w:rsidRDefault="00D4327E" w:rsidP="00D4327E">
      <w:commentRangeStart w:id="59"/>
      <w:r>
        <w:t xml:space="preserve">I said there that the light has nothing to meet but itself, and that it does two things when it does — reflects, and refracts. The Son is </w:t>
      </w:r>
      <w:commentRangeEnd w:id="59"/>
      <w:r>
        <w:rPr>
          <w:rStyle w:val="CommentReference"/>
          <w:i/>
          <w:iCs/>
          <w:sz w:val="24"/>
          <w:szCs w:val="24"/>
        </w:rPr>
        <w:commentReference w:id="59"/>
      </w:r>
      <w:r>
        <w:rPr>
          <w:i/>
          <w:iCs/>
        </w:rPr>
        <w:t>Light from Light</w:t>
      </w:r>
      <w:r>
        <w:t>, which is reflection: the source becoming an image with no interval. This is the other one. Refraction is what makes one beam into a spectrum, and it is the only way light becomes many without becoming less.</w:t>
      </w:r>
    </w:p>
    <w:p w14:paraId="469999C6" w14:textId="77777777" w:rsidR="00D4327E" w:rsidRDefault="00D4327E" w:rsidP="00D4327E">
      <w:r>
        <w:rPr>
          <w:i/>
          <w:iCs/>
        </w:rPr>
        <w:t>He has spoken through the prophets.</w:t>
      </w:r>
      <w:r>
        <w:t xml:space="preserve"> Many mouths, one word, and the plural is not incidental.</w:t>
      </w:r>
      <w:r>
        <w:rPr>
          <w:rStyle w:val="FootnoteReference"/>
        </w:rPr>
        <w:footnoteReference w:id="84"/>
      </w:r>
    </w:p>
    <w:p w14:paraId="0DAD26FC" w14:textId="77777777" w:rsidR="00D4327E" w:rsidRDefault="00D4327E" w:rsidP="00D4327E">
      <w:r>
        <w:t xml:space="preserve">Every prophet is a color, and a color is genuinely the light and genuinely not the whole of it, which is why prophetic speech is true </w:t>
      </w:r>
      <w:r>
        <w:rPr>
          <w:i/>
          <w:iCs/>
        </w:rPr>
        <w:t>and</w:t>
      </w:r>
      <w:r>
        <w:t xml:space="preserve"> borrowed at once. The Spirit rests on someone, and what rests can depart, and the resting is what the attribution names.</w:t>
      </w:r>
      <w:r>
        <w:rPr>
          <w:rStyle w:val="FootnoteReference"/>
        </w:rPr>
        <w:footnoteReference w:id="85"/>
      </w:r>
    </w:p>
    <w:p w14:paraId="46BD5428" w14:textId="77777777" w:rsidR="00D4327E" w:rsidRDefault="00D4327E" w:rsidP="00D4327E">
      <w:r>
        <w:rPr>
          <w:i/>
          <w:iCs/>
        </w:rPr>
        <w:lastRenderedPageBreak/>
        <w:t>Thus says the LORD</w:t>
      </w:r>
      <w:r>
        <w:t xml:space="preserve"> is the facets of the prism, made visible on the page.</w:t>
      </w:r>
    </w:p>
    <w:p w14:paraId="68526EBA" w14:textId="77777777" w:rsidR="00D4327E" w:rsidRDefault="00D4327E" w:rsidP="00D4327E">
      <w:r>
        <w:t>So this clause and the second explain each other, and I did not arrange that. The Son has no attribution because he is not a place the Spirit arrives at. The prophets have one because they are.</w:t>
      </w:r>
    </w:p>
    <w:p w14:paraId="3D6EBA80" w14:textId="77777777" w:rsidR="00D4327E" w:rsidRDefault="00D4327E" w:rsidP="00D4327E">
      <w:r>
        <w:t>And the recipients of prophecy are inside this too, not outside it. Balaam is a hired diviner and the spirit of God comes upon him. Saul falls in among the prophets and it becomes a proverb. Pharaoh receives signs whose stated purpose is that he shall know.</w:t>
      </w:r>
      <w:r>
        <w:rPr>
          <w:rStyle w:val="FootnoteReference"/>
        </w:rPr>
        <w:footnoteReference w:id="86"/>
      </w:r>
    </w:p>
    <w:p w14:paraId="5BF58DAD" w14:textId="77777777" w:rsidR="00D4327E" w:rsidRDefault="00D4327E" w:rsidP="00D4327E">
      <w:r>
        <w:t>Pharaoh needs more than a half-sentence, and I will give him what I can here and return to it at the judgment.</w:t>
      </w:r>
    </w:p>
    <w:p w14:paraId="76490321" w14:textId="77777777" w:rsidR="00D4327E" w:rsidRDefault="00D4327E" w:rsidP="00D4327E">
      <w:r>
        <w:t xml:space="preserve">The difficulty is famous. </w:t>
      </w:r>
      <w:del w:id="60" w:author="Claude" w:date="2026-09-13T00:00:00Z">
        <w:r>
          <w:delText>God</w:delText>
        </w:r>
      </w:del>
      <w:ins w:id="61" w:author="Claude" w:date="2026-09-13T00:00:00Z">
        <w:r>
          <w:t>G-d</w:t>
        </w:r>
      </w:ins>
      <w:r>
        <w:t xml:space="preserve"> says he will harden Pharaoh's heart, and does, and then punishes what follows, which looks like a rigged trial. Ramban's answer is the one I take. For the first five plagues the text says Pharaoh hardened his own heart; the hardening </w:t>
      </w:r>
      <w:del w:id="62" w:author="Claude" w:date="2026-09-13T00:00:00Z">
        <w:r>
          <w:delText>God</w:delText>
        </w:r>
      </w:del>
      <w:ins w:id="63" w:author="Claude" w:date="2026-09-13T00:00:00Z">
        <w:r>
          <w:t>G-d</w:t>
        </w:r>
      </w:ins>
      <w:r>
        <w:t xml:space="preserve"> supplies comes later, and what it supplies is not compulsion but capacity. A man broken by successive catastrophes will release slaves to make the catastrophes stop, and that release is worth nothing and means nothing. The hardening restores him to a position from which a decision is still his. It holds him upright long enough to be addressed rather than merely worn down.</w:t>
      </w:r>
    </w:p>
    <w:p w14:paraId="6A0A0EA8" w14:textId="77777777" w:rsidR="00D4327E" w:rsidRDefault="00D4327E" w:rsidP="00D4327E">
      <w:r>
        <w:t>Which is this clause's picture of prophecy, applied to a man outside the covenant and unwilling. The stated purpose of the signs is not compliance. It is repeated until it cannot be missed: that the Egyptians shall know. Pharaoh is not the obstacle to the disclosure. He is an audience of it, and hardening him is what keeps him a possible recipient instead of a broken instrument.</w:t>
      </w:r>
    </w:p>
    <w:p w14:paraId="1EE14509" w14:textId="77777777" w:rsidR="00D4327E" w:rsidRDefault="00D4327E" w:rsidP="00D4327E">
      <w:r>
        <w:t>So the refusals are inside the spectrum and not outside it. Balaam is hired to curse and prophesies; Pharaoh is hardened and is addressed; and neither has to consent in order to be a place where the light lands. What I cannot yet say is what it means that the address can fail — that a man can be held upright for the express purpose of seeing, and not see. That belongs at the judgment, and I will take it up there.</w:t>
      </w:r>
    </w:p>
    <w:p w14:paraId="4322235D" w14:textId="77777777" w:rsidR="00D4327E" w:rsidRDefault="00D4327E" w:rsidP="00D4327E">
      <w:r>
        <w:t>A medium does not stop at the speaker's mouth, and if refraction is the right picture then there is no position outside the spectrum to stand in — which is a claim I will need at the end of this document and cannot yet fully defend.</w:t>
      </w:r>
    </w:p>
    <w:p w14:paraId="0FB3905D" w14:textId="77777777" w:rsidR="00D4327E" w:rsidRDefault="00D4327E" w:rsidP="00D4327E">
      <w:r>
        <w:lastRenderedPageBreak/>
        <w:t xml:space="preserve">One caution about what all this makes possible. Balaam had a particular gift: the midrash says he could tell when </w:t>
      </w:r>
      <w:del w:id="64" w:author="Claude" w:date="2026-09-13T00:00:00Z">
        <w:r>
          <w:delText>God</w:delText>
        </w:r>
      </w:del>
      <w:ins w:id="65" w:author="Claude" w:date="2026-09-13T00:00:00Z">
        <w:r>
          <w:t>G-d</w:t>
        </w:r>
      </w:ins>
      <w:r>
        <w:t xml:space="preserve"> was angry. Not a message received but a disposition read, and the joke of the story is that the technique was perfect and the week was wrong.</w:t>
      </w:r>
      <w:r>
        <w:rPr>
          <w:rStyle w:val="FootnoteReference"/>
        </w:rPr>
        <w:footnoteReference w:id="87"/>
      </w:r>
    </w:p>
    <w:p w14:paraId="76B5F0A3" w14:textId="77777777" w:rsidR="00D4327E" w:rsidRDefault="00D4327E" w:rsidP="00D4327E">
      <w:commentRangeStart w:id="66"/>
      <w:r>
        <w:t>The man who could detect divine anger at a distance could not see the angel standing in the road. The donkey could. Legibility is not information, and a spectrum can be read by someone who does not know he is looking at light.</w:t>
      </w:r>
      <w:commentRangeEnd w:id="66"/>
      <w:r>
        <w:rPr>
          <w:rStyle w:val="CommentReference"/>
          <w:sz w:val="24"/>
          <w:szCs w:val="24"/>
        </w:rPr>
        <w:commentReference w:id="66"/>
      </w:r>
    </w:p>
    <w:p w14:paraId="1AFEF712" w14:textId="62B02D94" w:rsidR="00163C31" w:rsidRDefault="0034221D" w:rsidP="0034221D">
      <w:pPr>
        <w:pStyle w:val="Heading2"/>
      </w:pPr>
      <w:r>
        <w:t>XI. Of the Church</w:t>
      </w:r>
    </w:p>
    <w:p w14:paraId="34A249D8" w14:textId="58D7A203" w:rsidR="00790ADB" w:rsidRDefault="00790ADB" w:rsidP="00790ADB">
      <w:pPr>
        <w:pStyle w:val="Style2"/>
      </w:pPr>
      <w:r>
        <w:t>We believe in one holy catholic and apostolic Church.</w:t>
      </w:r>
    </w:p>
    <w:p w14:paraId="6FC097A4" w14:textId="77777777" w:rsidR="00A82367" w:rsidRDefault="00A82367" w:rsidP="00A82367">
      <w:r>
        <w:t>The four words have to be read together, and the congregation they describe is humanity.</w:t>
      </w:r>
    </w:p>
    <w:p w14:paraId="4A8653A8" w14:textId="1FC6271D" w:rsidR="00A82367" w:rsidRDefault="00A82367" w:rsidP="00A82367">
      <w:r>
        <w:t xml:space="preserve">It is one, and its holiness is a claim about that unity resembling </w:t>
      </w:r>
      <w:r>
        <w:t>G-d</w:t>
      </w:r>
      <w:r>
        <w:t xml:space="preserve"> — set apart not from anything, since there is nothing to be set apart from, but as what difference itself constitutes. Holy therefore universal: </w:t>
      </w:r>
      <w:r>
        <w:rPr>
          <w:i/>
          <w:iCs/>
        </w:rPr>
        <w:t>kath' holou</w:t>
      </w:r>
      <w:r>
        <w:t>, according to the whole.</w:t>
      </w:r>
      <w:r>
        <w:rPr>
          <w:rStyle w:val="FootnoteReference"/>
        </w:rPr>
        <w:footnoteReference w:id="88"/>
      </w:r>
    </w:p>
    <w:p w14:paraId="1E442F39" w14:textId="16CFA35D" w:rsidR="00A82367" w:rsidRDefault="00A82367" w:rsidP="00A82367">
      <w:r>
        <w:t xml:space="preserve">Sentness in the widest sense is individuality itself. You are sent to </w:t>
      </w:r>
      <w:r>
        <w:t>G-d</w:t>
      </w:r>
      <w:r>
        <w:t xml:space="preserve"> from </w:t>
      </w:r>
      <w:r>
        <w:t>G-d</w:t>
      </w:r>
      <w:r>
        <w:t xml:space="preserve">, and the message you carry is who you are. Each thing's principle in </w:t>
      </w:r>
      <w:r>
        <w:t>G-d</w:t>
      </w:r>
      <w:r>
        <w:t xml:space="preserve"> is at once what it is and what it is for, so that being </w:t>
      </w:r>
      <w:r>
        <w:rPr>
          <w:i/>
          <w:iCs/>
        </w:rPr>
        <w:t>this</w:t>
      </w:r>
      <w:r>
        <w:t xml:space="preserve"> and being </w:t>
      </w:r>
      <w:r>
        <w:rPr>
          <w:i/>
          <w:iCs/>
        </w:rPr>
        <w:t>for</w:t>
      </w:r>
      <w:r>
        <w:t xml:space="preserve"> are not two facts about a person but one.</w:t>
      </w:r>
      <w:r>
        <w:rPr>
          <w:rStyle w:val="FootnoteReference"/>
        </w:rPr>
        <w:footnoteReference w:id="89"/>
      </w:r>
    </w:p>
    <w:p w14:paraId="38D4535B" w14:textId="77777777" w:rsidR="00A82367" w:rsidRDefault="00A82367" w:rsidP="00A82367">
      <w:r>
        <w:t xml:space="preserve">Which is what the second clause was about, arriving here in a different form. The universal </w:t>
      </w:r>
      <w:r>
        <w:rPr>
          <w:i/>
          <w:iCs/>
        </w:rPr>
        <w:t>I</w:t>
      </w:r>
      <w:r>
        <w:t xml:space="preserve"> can be said from a standpoint or it can be said from nowhere in particular, and everyone but one person has to leave off being themselves to say it. What a standpoint is </w:t>
      </w:r>
      <w:r>
        <w:rPr>
          <w:i/>
          <w:iCs/>
        </w:rPr>
        <w:t>for</w:t>
      </w:r>
      <w:commentRangeStart w:id="67"/>
      <w:r>
        <w:t xml:space="preserve"> is that there be somewhere to say it from. This is why the ninth clause could call the Spirit distributed without calling him diminished, and it is why the first clause could say finitude is not demotion. A particular is not a portion of the universal. It is where the universal has a mouth.</w:t>
      </w:r>
      <w:commentRangeEnd w:id="67"/>
      <w:r>
        <w:rPr>
          <w:rStyle w:val="CommentReference"/>
          <w:sz w:val="24"/>
          <w:szCs w:val="24"/>
        </w:rPr>
        <w:commentReference w:id="67"/>
      </w:r>
    </w:p>
    <w:p w14:paraId="448EA5FF" w14:textId="77777777" w:rsidR="00A82367" w:rsidRDefault="00A82367" w:rsidP="00A82367">
      <w:r>
        <w:lastRenderedPageBreak/>
        <w:t>I should put down here what I am actually thinking when I say this clause, since the whole document is an attempt to say that and this is the place it becomes sayable.</w:t>
      </w:r>
    </w:p>
    <w:p w14:paraId="2F82FC9B" w14:textId="77777777" w:rsidR="00A82367" w:rsidRDefault="00A82367" w:rsidP="00A82367">
      <w:r>
        <w:t xml:space="preserve">The Trika gives three: </w:t>
      </w:r>
      <w:r>
        <w:rPr>
          <w:i/>
          <w:iCs/>
        </w:rPr>
        <w:t>Śiva</w:t>
      </w:r>
      <w:r>
        <w:t xml:space="preserve">, </w:t>
      </w:r>
      <w:r>
        <w:rPr>
          <w:i/>
          <w:iCs/>
        </w:rPr>
        <w:t>Śakti</w:t>
      </w:r>
      <w:r>
        <w:t xml:space="preserve">, </w:t>
      </w:r>
      <w:r>
        <w:rPr>
          <w:i/>
          <w:iCs/>
        </w:rPr>
        <w:t>Nara</w:t>
      </w:r>
      <w:r>
        <w:t xml:space="preserve">. Awareness; the power by which it appears as anything; and the bound human being. The temptation is to line them up against the Persons, and the temptation should be refused — it does not work, and where it half-works it does damage. </w:t>
      </w:r>
      <w:r>
        <w:rPr>
          <w:i/>
          <w:iCs/>
        </w:rPr>
        <w:t>Śakti</w:t>
      </w:r>
      <w:r>
        <w:t xml:space="preserve"> is not the Spirit, and </w:t>
      </w:r>
      <w:r>
        <w:rPr>
          <w:i/>
          <w:iCs/>
        </w:rPr>
        <w:t>Nara</w:t>
      </w:r>
      <w:r>
        <w:t xml:space="preserve"> has no Person to correspond to at all, which is the useful fact.</w:t>
      </w:r>
    </w:p>
    <w:p w14:paraId="4F219F66" w14:textId="1FD3C27B" w:rsidR="00A82367" w:rsidRDefault="00A82367" w:rsidP="00A82367">
      <w:commentRangeStart w:id="68"/>
      <w:r>
        <w:t xml:space="preserve">It is not a rival Trinity. It is a second axis, crossing the first. The Creed's three are </w:t>
      </w:r>
      <w:commentRangeEnd w:id="68"/>
      <w:r>
        <w:rPr>
          <w:rStyle w:val="CommentReference"/>
          <w:sz w:val="24"/>
          <w:szCs w:val="24"/>
        </w:rPr>
        <w:commentReference w:id="68"/>
      </w:r>
      <w:r>
        <w:t>G-d</w:t>
      </w:r>
      <w:r>
        <w:t xml:space="preserve">'s own life said from inside — </w:t>
      </w:r>
      <w:r>
        <w:rPr>
          <w:i/>
          <w:iCs/>
        </w:rPr>
        <w:t>theologia</w:t>
      </w:r>
      <w:r>
        <w:t xml:space="preserve">, the relations that are what </w:t>
      </w:r>
      <w:r>
        <w:t>G-d</w:t>
      </w:r>
      <w:r>
        <w:t xml:space="preserve"> is apart from anything else being the case. These three are the encounter: awareness, the medium in which it appears, and the one to whom it appears. The first axis has no term for me. The second is nothing but the terms of my being here.</w:t>
      </w:r>
    </w:p>
    <w:p w14:paraId="57ECE4C5" w14:textId="77777777" w:rsidR="00A82367" w:rsidRDefault="00A82367" w:rsidP="00A82367">
      <w:r>
        <w:t xml:space="preserve">And they meet in this clause. </w:t>
      </w:r>
      <w:r>
        <w:rPr>
          <w:i/>
          <w:iCs/>
        </w:rPr>
        <w:t>One holy catholic and apostolic Church</w:t>
      </w:r>
      <w:r>
        <w:t xml:space="preserve">, read as I have read it, is the doctrine of </w:t>
      </w:r>
      <w:r>
        <w:rPr>
          <w:i/>
          <w:iCs/>
        </w:rPr>
        <w:t>Nara</w:t>
      </w:r>
      <w:r>
        <w:t xml:space="preserve"> — the human being as such, sent, individual, and not a portion of anything. The congregation is humanity because </w:t>
      </w:r>
      <w:r>
        <w:rPr>
          <w:i/>
          <w:iCs/>
        </w:rPr>
        <w:t>Nara</w:t>
      </w:r>
      <w:r>
        <w:t xml:space="preserve"> is where the second axis touches down, and a mission is what a standpoint is for.</w:t>
      </w:r>
    </w:p>
    <w:p w14:paraId="361135CE" w14:textId="77777777" w:rsidR="00A82367" w:rsidRDefault="00A82367" w:rsidP="00A82367">
      <w:r>
        <w:t>Which is why I do not experience the two as competing when I say the Creed. I am saying the first axis and standing in the second, and the standing is not a private supplement to the words. It is the position from which the words are the case at all.</w:t>
      </w:r>
    </w:p>
    <w:p w14:paraId="4D49EA50" w14:textId="77777777" w:rsidR="00A82367" w:rsidRDefault="00A82367" w:rsidP="00A82367">
      <w:r>
        <w:t>In the narrower sense, apostolic means carriage rather than attainment: those who were there and were sent.</w:t>
      </w:r>
      <w:r>
        <w:rPr>
          <w:rStyle w:val="FootnoteReference"/>
        </w:rPr>
        <w:footnoteReference w:id="90"/>
      </w:r>
    </w:p>
    <w:p w14:paraId="27AEEE08" w14:textId="77777777" w:rsidR="00A82367" w:rsidRDefault="00A82367" w:rsidP="00A82367">
      <w:r>
        <w:t>Both senses are true and neither reduces to the other — every human being is a mission, and some people walked to Antioch.</w:t>
      </w:r>
    </w:p>
    <w:p w14:paraId="7CEE831E" w14:textId="77777777" w:rsidR="00A82367" w:rsidRDefault="00A82367" w:rsidP="00A82367">
      <w:commentRangeStart w:id="69"/>
      <w:r>
        <w:t>That the two do not reduce is the whole of it. The universal sense is not the truth of which the particular one is an appearance. If it were, the twelve would be a costume the universal put on, and the walking to Antioch would not have happened to anyone.</w:t>
      </w:r>
      <w:commentRangeEnd w:id="69"/>
      <w:r>
        <w:rPr>
          <w:rStyle w:val="CommentReference"/>
          <w:sz w:val="24"/>
          <w:szCs w:val="24"/>
          <w:vertAlign w:val="superscript"/>
        </w:rPr>
        <w:commentReference w:id="69"/>
      </w:r>
      <w:r>
        <w:rPr>
          <w:rStyle w:val="FootnoteReference"/>
        </w:rPr>
        <w:footnoteReference w:id="91"/>
      </w:r>
    </w:p>
    <w:p w14:paraId="65290A69" w14:textId="77777777" w:rsidR="00A82367" w:rsidRDefault="00A82367" w:rsidP="00A82367">
      <w:r>
        <w:lastRenderedPageBreak/>
        <w:t>And this is where the two kinds of witness belong. The church needs Thomas, who required the wound, and Paul, who never met the man and saw him anyway. They are in the same list in the same letter, and neither is the concession.</w:t>
      </w:r>
      <w:r>
        <w:rPr>
          <w:rStyle w:val="FootnoteReference"/>
        </w:rPr>
        <w:footnoteReference w:id="92"/>
      </w:r>
    </w:p>
    <w:p w14:paraId="7281495D" w14:textId="77777777" w:rsidR="00A82367" w:rsidRDefault="00A82367" w:rsidP="00A82367">
      <w:commentRangeStart w:id="70"/>
      <w:r>
        <w:t xml:space="preserve">There is one more thing in this clause and I did not put it there. The Shema is written in the scroll with two letters enlarged — the </w:t>
      </w:r>
      <w:commentRangeEnd w:id="70"/>
      <w:r>
        <w:rPr>
          <w:rStyle w:val="CommentReference"/>
          <w:i/>
          <w:iCs/>
          <w:sz w:val="24"/>
          <w:szCs w:val="24"/>
        </w:rPr>
        <w:commentReference w:id="70"/>
      </w:r>
      <w:r>
        <w:rPr>
          <w:i/>
          <w:iCs/>
        </w:rPr>
        <w:t>ayin</w:t>
      </w:r>
      <w:r>
        <w:t xml:space="preserve"> of </w:t>
      </w:r>
      <w:r>
        <w:rPr>
          <w:i/>
          <w:iCs/>
        </w:rPr>
        <w:t>shema</w:t>
      </w:r>
      <w:r>
        <w:t xml:space="preserve"> and the </w:t>
      </w:r>
      <w:r>
        <w:rPr>
          <w:i/>
          <w:iCs/>
        </w:rPr>
        <w:t>dalet</w:t>
      </w:r>
      <w:r>
        <w:t xml:space="preserve"> of </w:t>
      </w:r>
      <w:r>
        <w:rPr>
          <w:i/>
          <w:iCs/>
        </w:rPr>
        <w:t>echad</w:t>
      </w:r>
      <w:r>
        <w:t xml:space="preserve"> — and together they spell </w:t>
      </w:r>
      <w:r>
        <w:rPr>
          <w:i/>
          <w:iCs/>
        </w:rPr>
        <w:t>ed</w:t>
      </w:r>
      <w:r>
        <w:t>, witness. To say it is to be made one. Which is the whole of what I mean by apostolic in the wide sense, said by a tradition that is not mine, in a text I recite in translation every week without knowing I am doing it.</w:t>
      </w:r>
    </w:p>
    <w:p w14:paraId="3E31BC39" w14:textId="4D465D14" w:rsidR="0095633D" w:rsidRDefault="00A82367" w:rsidP="00A82367">
      <w:pPr>
        <w:pStyle w:val="Heading2"/>
      </w:pPr>
      <w:r>
        <w:t>XII. Of Baptism</w:t>
      </w:r>
    </w:p>
    <w:p w14:paraId="4AA6265A" w14:textId="5C2B7D4A" w:rsidR="008B528B" w:rsidRDefault="008A104D" w:rsidP="008B528B">
      <w:pPr>
        <w:pStyle w:val="Style2"/>
      </w:pPr>
      <w:r>
        <w:t>We acknowledge one baptism for the forgiveness of sins.</w:t>
      </w:r>
    </w:p>
    <w:p w14:paraId="7F11C765" w14:textId="77777777" w:rsidR="004A4087" w:rsidRDefault="004A4087" w:rsidP="004A4087">
      <w:commentRangeStart w:id="71"/>
      <w:r>
        <w:t>The verb changes here and nowhere else.</w:t>
      </w:r>
      <w:commentRangeEnd w:id="71"/>
      <w:r>
        <w:rPr>
          <w:rStyle w:val="CommentReference"/>
          <w:sz w:val="24"/>
          <w:szCs w:val="24"/>
        </w:rPr>
        <w:commentReference w:id="71"/>
      </w:r>
    </w:p>
    <w:p w14:paraId="681B7981" w14:textId="77777777" w:rsidR="004A4087" w:rsidRDefault="004A4087" w:rsidP="004A4087">
      <w:r>
        <w:t xml:space="preserve">Everything above this line is </w:t>
      </w:r>
      <w:r>
        <w:rPr>
          <w:i/>
          <w:iCs/>
        </w:rPr>
        <w:t>we believe</w:t>
      </w:r>
      <w:r>
        <w:t xml:space="preserve">. This line is </w:t>
      </w:r>
      <w:r>
        <w:rPr>
          <w:i/>
          <w:iCs/>
        </w:rPr>
        <w:t>we acknowledge</w:t>
      </w:r>
      <w:r>
        <w:t xml:space="preserve"> — </w:t>
      </w:r>
      <w:r>
        <w:rPr>
          <w:i/>
          <w:iCs/>
        </w:rPr>
        <w:t>homologoumen</w:t>
      </w:r>
      <w:r>
        <w:t>, which is literally same-saying: to say the same thing as. In the Greek Bible it is the word for confessing sins, for confessing Christ before others, and for public assent to something already the case. You acknowledge a fact you are aligning yourself with. You believe a proposition you are holding.</w:t>
      </w:r>
      <w:r>
        <w:rPr>
          <w:rStyle w:val="FootnoteReference"/>
        </w:rPr>
        <w:footnoteReference w:id="93"/>
      </w:r>
    </w:p>
    <w:p w14:paraId="011147F9" w14:textId="77777777" w:rsidR="004A4087" w:rsidRDefault="004A4087" w:rsidP="004A4087">
      <w:r>
        <w:t>I have always felt the shift and never had a name for it. The tone changes in the room too, or I have always thought so — the congregation is doing something slightly different for one sentence, and then goes back.</w:t>
      </w:r>
    </w:p>
    <w:p w14:paraId="0F02C379" w14:textId="77777777" w:rsidR="004A4087" w:rsidRDefault="004A4087" w:rsidP="004A4087">
      <w:r>
        <w:t>What the sentence asks is narrower than it looks. Not what baptism effects, not who should receive it, not how it works. That there is one, and that it is the same one everywhere.</w:t>
      </w:r>
      <w:r>
        <w:rPr>
          <w:rStyle w:val="FootnoteReference"/>
        </w:rPr>
        <w:footnoteReference w:id="94"/>
      </w:r>
    </w:p>
    <w:p w14:paraId="7811AC48" w14:textId="77777777" w:rsidR="004A4087" w:rsidRDefault="004A4087" w:rsidP="004A4087">
      <w:r>
        <w:t>Which I do hold, and it is the one thing in this clause I hold without qualification. The baptism is his — the Jordan, and not the practice. He went in not to be cleansed but to sanctify the water, and every washing since is participation in that one event rather than a new one.</w:t>
      </w:r>
      <w:r>
        <w:rPr>
          <w:rStyle w:val="FootnoteReference"/>
        </w:rPr>
        <w:footnoteReference w:id="95"/>
      </w:r>
    </w:p>
    <w:p w14:paraId="590B3BC1" w14:textId="77777777" w:rsidR="004A4087" w:rsidRDefault="004A4087" w:rsidP="004A4087">
      <w:r>
        <w:t>Paul says we are baptized into his death, and not into something like it: one death, one rising, one baptism.</w:t>
      </w:r>
      <w:r>
        <w:rPr>
          <w:rStyle w:val="FootnoteReference"/>
        </w:rPr>
        <w:footnoteReference w:id="96"/>
      </w:r>
    </w:p>
    <w:p w14:paraId="1F004B6F" w14:textId="77777777" w:rsidR="004A4087" w:rsidRDefault="004A4087" w:rsidP="004A4087">
      <w:r>
        <w:lastRenderedPageBreak/>
        <w:t>It follows that the celebrant's belief and character are not load-bearing, which is a mercy for everyone concerned, and which is structurally the same point I made about prophets. The words are said by someone and are not his.</w:t>
      </w:r>
    </w:p>
    <w:p w14:paraId="695A9F83" w14:textId="77777777" w:rsidR="004A4087" w:rsidRDefault="004A4087" w:rsidP="004A4087">
      <w:r>
        <w:t>There is one thing the clause does not ask that I want to say anyway, because it is the objection people actually have, and because it happened to me.</w:t>
      </w:r>
    </w:p>
    <w:p w14:paraId="54A65BA6" w14:textId="77777777" w:rsidR="004A4087" w:rsidRDefault="004A4087" w:rsidP="004A4087">
      <w:commentRangeStart w:id="72"/>
      <w:r>
        <w:t xml:space="preserve">What is said over an infant is not a claim about guilt. Nothing in this account has an infant owing anything — sin is the compound, and a child has no more of it than the rest of us and no less. The service does not allege otherwise. What it does is put questions to adults. Will you be responsible for seeing that this child is brought up in the faith and life of the Christian family. It is a set of promises, and the promises are answered by everyone in the room. </w:t>
      </w:r>
      <w:commentRangeEnd w:id="72"/>
      <w:r>
        <w:rPr>
          <w:rStyle w:val="CommentReference"/>
          <w:i/>
          <w:iCs/>
          <w:sz w:val="24"/>
          <w:szCs w:val="24"/>
        </w:rPr>
        <w:commentReference w:id="72"/>
      </w:r>
      <w:r>
        <w:rPr>
          <w:i/>
          <w:iCs/>
        </w:rPr>
        <w:t>We will, with God's help</w:t>
      </w:r>
      <w:r>
        <w:t xml:space="preserve"> is said out loud by the congregation, which is the tell: the sentence is not about the infant's condition but about a body of people binding themselves in front of each other.</w:t>
      </w:r>
    </w:p>
    <w:p w14:paraId="0D16E133" w14:textId="77777777" w:rsidR="004A4087" w:rsidRDefault="004A4087" w:rsidP="004A4087">
      <w:r>
        <w:t>Someone did that for me at seven, and one of them was a force in the trajectory that got me here. I am aware that is not an argument. It is the reason I do not treat the practice as a doctrinal embarrassment to be explained around, and it is consistent with everything above: the baptism is his and not ours, the celebrant is not load-bearing, and neither is the recipient's ability to give an account of what is happening to him. A washing that required understanding would be a different sacrament, and it would be one I could not have received.</w:t>
      </w:r>
    </w:p>
    <w:p w14:paraId="3CE60002" w14:textId="41CA189A" w:rsidR="004122F3" w:rsidRDefault="004A4087" w:rsidP="004A4087">
      <w:r>
        <w:rPr>
          <w:i/>
          <w:iCs/>
        </w:rPr>
        <w:t>For the forgiveness of sins</w:t>
      </w:r>
      <w:r>
        <w:t xml:space="preserve"> I have already answered, at the crucifixion and before it. Sin is the compound and forgiveness is its shedding, and nothing is transacted in either direction. I will not repeat the argument here. The Creed does not ask me to make one. It asks me to say the same thing.</w:t>
      </w:r>
    </w:p>
    <w:p w14:paraId="5C11C75E" w14:textId="5F8CB90E" w:rsidR="004A4087" w:rsidRDefault="004A4087" w:rsidP="004A4087">
      <w:pPr>
        <w:pStyle w:val="Heading2"/>
      </w:pPr>
      <w:r>
        <w:t>XIII. Of Looking For</w:t>
      </w:r>
    </w:p>
    <w:p w14:paraId="1D8A67FF" w14:textId="0CC084C2" w:rsidR="008C371F" w:rsidRDefault="005D739C" w:rsidP="008C371F">
      <w:pPr>
        <w:pStyle w:val="Style2"/>
        <w:rPr>
          <w:i w:val="0"/>
          <w:iCs w:val="0"/>
        </w:rPr>
      </w:pPr>
      <w:r>
        <w:t xml:space="preserve">We look for the resurrection of the dead, and the life of the world to come. </w:t>
      </w:r>
      <w:r>
        <w:rPr>
          <w:i w:val="0"/>
          <w:iCs w:val="0"/>
        </w:rPr>
        <w:t>[Amen.]</w:t>
      </w:r>
    </w:p>
    <w:p w14:paraId="7A615B27" w14:textId="77777777" w:rsidR="004F14FB" w:rsidRDefault="004F14FB" w:rsidP="004F14FB">
      <w:r>
        <w:t>The verb changes again, and even more extremely this time.</w:t>
      </w:r>
    </w:p>
    <w:p w14:paraId="03F2DEFB" w14:textId="77777777" w:rsidR="004F14FB" w:rsidRDefault="004F14FB" w:rsidP="004F14FB">
      <w:r>
        <w:rPr>
          <w:i/>
          <w:iCs/>
        </w:rPr>
        <w:t>We believe</w:t>
      </w:r>
      <w:r>
        <w:t xml:space="preserve"> runs the length of the Creed. </w:t>
      </w:r>
      <w:r>
        <w:rPr>
          <w:i/>
          <w:iCs/>
        </w:rPr>
        <w:t>We acknowledge</w:t>
      </w:r>
      <w:r>
        <w:t xml:space="preserve"> appeared once. Both are about assent but this is a different kind of doing. </w:t>
      </w:r>
      <w:r>
        <w:rPr>
          <w:i/>
          <w:iCs/>
        </w:rPr>
        <w:t>Prosdokōmen</w:t>
      </w:r>
      <w:r>
        <w:t xml:space="preserve"> — we look for, the same word for watching a road for travelers.</w:t>
      </w:r>
      <w:r>
        <w:rPr>
          <w:rStyle w:val="FootnoteReference"/>
        </w:rPr>
        <w:footnoteReference w:id="97"/>
      </w:r>
    </w:p>
    <w:p w14:paraId="35C6AD1B" w14:textId="6C4A7483" w:rsidR="00211303" w:rsidRPr="00211303" w:rsidRDefault="00211303" w:rsidP="00211303">
      <w:pPr>
        <w:jc w:val="center"/>
      </w:pPr>
      <w:r>
        <w:rPr>
          <w:i/>
          <w:iCs/>
        </w:rPr>
        <w:t xml:space="preserve">We look for the resurrection of the dead, </w:t>
      </w:r>
      <w:r>
        <w:t>(XIII.1)</w:t>
      </w:r>
    </w:p>
    <w:p w14:paraId="176107BF" w14:textId="77777777" w:rsidR="004F14FB" w:rsidRDefault="004F14FB" w:rsidP="004F14FB">
      <w:r>
        <w:lastRenderedPageBreak/>
        <w:t>No belief is being held here, rather, something is being awaited, and as the last thing the Creed asks of me, I take it to mean it is the position I am meant to be left in.</w:t>
      </w:r>
    </w:p>
    <w:p w14:paraId="0072E596" w14:textId="77777777" w:rsidR="004F14FB" w:rsidRDefault="004F14FB" w:rsidP="004F14FB">
      <w:r>
        <w:t>It also puts me there at a tomb, early, while it is still dark, with people who came expecting to find what they think they have lost.</w:t>
      </w:r>
      <w:r>
        <w:rPr>
          <w:rStyle w:val="FootnoteReference"/>
        </w:rPr>
        <w:footnoteReference w:id="98"/>
      </w:r>
    </w:p>
    <w:p w14:paraId="52DE4BA3" w14:textId="77777777" w:rsidR="004F14FB" w:rsidRDefault="004F14FB" w:rsidP="004F14FB">
      <w:r>
        <w:t>That is what I am doing when I say this line. Not affirming that the dead will rise nor claiming to understand what it means that they will, but watching for a body: particular, still marked, waiting to exclaim, "my Lord and my God!"</w:t>
      </w:r>
      <w:r>
        <w:rPr>
          <w:rStyle w:val="FootnoteReference"/>
        </w:rPr>
        <w:footnoteReference w:id="99"/>
      </w:r>
    </w:p>
    <w:p w14:paraId="0FE58F14" w14:textId="5C1360BF" w:rsidR="00542901" w:rsidRPr="00542901" w:rsidRDefault="00542901" w:rsidP="00542901">
      <w:pPr>
        <w:jc w:val="center"/>
      </w:pPr>
      <w:r>
        <w:rPr>
          <w:i/>
          <w:iCs/>
        </w:rPr>
        <w:t xml:space="preserve">and the life of the world to come. </w:t>
      </w:r>
      <w:r>
        <w:t>(XIII.2)</w:t>
      </w:r>
    </w:p>
    <w:p w14:paraId="35088322" w14:textId="77777777" w:rsidR="004F14FB" w:rsidRDefault="004F14FB" w:rsidP="004F14FB">
      <w:r>
        <w:rPr>
          <w:i/>
          <w:iCs/>
        </w:rPr>
        <w:t>Olam ha-ba</w:t>
      </w:r>
      <w:r>
        <w:t xml:space="preserve"> is one of those Jewish phrases we co-opted without understanding very well, and like the best rabbinic phrases it means something very specific and very vague at the same time. Some of what Jesus says about the kingdom of heaven sounds a great deal like what the rabbis say about the world to come, and both are given in parable, analogy, and metaphor, presumably the only way either </w:t>
      </w:r>
      <w:r>
        <w:rPr>
          <w:i/>
          <w:iCs/>
        </w:rPr>
        <w:t>can</w:t>
      </w:r>
      <w:r>
        <w:t xml:space="preserve"> be given.</w:t>
      </w:r>
    </w:p>
    <w:p w14:paraId="229B8945" w14:textId="77777777" w:rsidR="004F14FB" w:rsidRDefault="004F14FB" w:rsidP="004F14FB">
      <w:r>
        <w:t xml:space="preserve">The analogy I think of when I say this part of the Creed is from the Talmud. </w:t>
      </w:r>
      <w:r>
        <w:rPr>
          <w:i/>
          <w:iCs/>
        </w:rPr>
        <w:t>Olam ha-ba</w:t>
      </w:r>
      <w:r>
        <w:t xml:space="preserve"> is a party. The righteous will sit in a booth made from the skin of Leviathan and eat his flesh at a great banquet.</w:t>
      </w:r>
      <w:r>
        <w:rPr>
          <w:rStyle w:val="FootnoteReference"/>
        </w:rPr>
        <w:footnoteReference w:id="100"/>
      </w:r>
    </w:p>
    <w:p w14:paraId="43EDCE58" w14:textId="3DBC8A0E" w:rsidR="004F14FB" w:rsidRDefault="004F14FB" w:rsidP="004F14FB">
      <w:r>
        <w:t xml:space="preserve">But the banquet does not begin, for the reason I gave where the Creed speaks of judgment: </w:t>
      </w:r>
      <w:r>
        <w:t>G-d</w:t>
      </w:r>
      <w:commentRangeStart w:id="73"/>
      <w:r>
        <w:t>'s play with Leviathan does not stop, so the hide is not taken and the booth is not finished. And the prophet says the nations will come.</w:t>
      </w:r>
      <w:commentRangeEnd w:id="73"/>
      <w:r>
        <w:rPr>
          <w:rStyle w:val="CommentReference"/>
          <w:sz w:val="24"/>
          <w:szCs w:val="24"/>
          <w:vertAlign w:val="superscript"/>
        </w:rPr>
        <w:commentReference w:id="73"/>
      </w:r>
      <w:r>
        <w:rPr>
          <w:rStyle w:val="FootnoteReference"/>
        </w:rPr>
        <w:footnoteReference w:id="101"/>
      </w:r>
    </w:p>
    <w:p w14:paraId="4C531198" w14:textId="4E0F7DB0" w:rsidR="0033094E" w:rsidRPr="00544863" w:rsidRDefault="004F14FB" w:rsidP="0033094E">
      <w:commentRangeStart w:id="74"/>
      <w:r>
        <w:t>So the roof is open, and a booth is required to be built that way, so the sky shows through. A shelter still going up, and a watch being kept.</w:t>
      </w:r>
      <w:commentRangeEnd w:id="74"/>
      <w:r w:rsidRPr="00544863">
        <w:rPr>
          <w:rStyle w:val="CommentReference"/>
          <w:sz w:val="24"/>
          <w:szCs w:val="24"/>
        </w:rPr>
        <w:commentReference w:id="74"/>
      </w:r>
    </w:p>
    <w:sectPr w:rsidR="0033094E" w:rsidRPr="0054486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09-14T03:27:00Z" w:initials="C">
    <w:p w14:paraId="24C665D4" w14:textId="77777777" w:rsidR="002B33C1" w:rsidRDefault="00203B49">
      <w:r>
        <w:annotationRef/>
      </w:r>
      <w:r>
        <w:rPr>
          <w:color w:val="000000"/>
          <w:sz w:val="20"/>
          <w:szCs w:val="20"/>
        </w:rPr>
        <w:t>Two registers are running in this document and they want different sentences. The body text is Andrewes: a private account, not defending anything. The footnote apparatus is apologia - footnote 1 says so outright, and 29, 41, 44, 56, 71 are all 'here is the condemned position, here is why I am not it.' Apologia implies a tribunal. Your own doctrine of judgment says there is no tribunal: krisis and not sentence, nothing transacted, the accuser right about the facts and rebuked for the register. The document could be written in the confidence of its own account of judgment, with the heresy-adjacency notes kept as disclosure rather than defense. This is a decision to make once, at the front, not clause by clause.</w:t>
      </w:r>
    </w:p>
  </w:comment>
  <w:comment w:id="1" w:author="Claude" w:date="2026-09-14T03:27:00Z" w:initials="C">
    <w:p w14:paraId="3A98EE0C" w14:textId="77777777" w:rsidR="002B33C1" w:rsidRDefault="00203B49">
      <w:r>
        <w:annotationRef/>
      </w:r>
      <w:r>
        <w:rPr>
          <w:color w:val="000000"/>
          <w:sz w:val="20"/>
          <w:szCs w:val="20"/>
        </w:rPr>
        <w:t>Footnote 4 is a placeholder, not a footnote: 'As in, we just said, "One Lord" talking about "Jesus Christ," that doesn't make sense...' Informal register, trailing ellipsis. The difficulty it names is real and you answer it twice (II.2 and VIII opening), so the note should either point forward to those answers or come out.</w:t>
      </w:r>
    </w:p>
  </w:comment>
  <w:comment w:id="2" w:author="Claude" w:date="2026-09-14T03:27:00Z" w:initials="C">
    <w:p w14:paraId="554B3FE7" w14:textId="77777777" w:rsidR="002B33C1" w:rsidRDefault="00203B49">
      <w:r>
        <w:annotationRef/>
      </w:r>
      <w:r>
        <w:rPr>
          <w:color w:val="000000"/>
          <w:sz w:val="20"/>
          <w:szCs w:val="20"/>
        </w:rPr>
        <w:t>The enlarged ayin and dalet spelling ed appear here and again at the end of XI, where the text says 'There is one more thing in this clause and I did not put it there.' You did put it there - in the Introduction. Either cut it here and let XI have the discovery, or keep it here and rewrite XI as a return rather than a find. As it stands the second telling reads as though you forgot the first.</w:t>
      </w:r>
    </w:p>
  </w:comment>
  <w:comment w:id="3" w:author="Claude" w:date="2026-09-14T03:27:00Z" w:initials="C">
    <w:p w14:paraId="571C457F" w14:textId="77777777" w:rsidR="002B33C1" w:rsidRDefault="00203B49">
      <w:r>
        <w:annotationRef/>
      </w:r>
      <w:r>
        <w:rPr>
          <w:color w:val="000000"/>
          <w:sz w:val="20"/>
          <w:szCs w:val="20"/>
        </w:rPr>
        <w:t>This paragraph is the method of the whole book and it is doing the work of a preface in the last paragraph of an introduction. Footnote 91, far away at XI, states the methodological rule precisely - two kinds of perspectival move, only one of which you permit yourself. That rule belongs here, declared, not discovered on page forty. A reader who meets 'read back into Hosea' without it will call the whole document retrojection.</w:t>
      </w:r>
    </w:p>
  </w:comment>
  <w:comment w:id="6" w:author="Claude" w:date="2026-09-14T03:27:00Z" w:initials="C">
    <w:p w14:paraId="027A6034" w14:textId="77777777" w:rsidR="002B33C1" w:rsidRDefault="00203B49">
      <w:r>
        <w:annotationRef/>
      </w:r>
      <w:r>
        <w:rPr>
          <w:color w:val="000000"/>
          <w:sz w:val="20"/>
          <w:szCs w:val="20"/>
        </w:rPr>
        <w:t>The criterion here and the gloss at I.3 still disagree after the relocation. Here Almighty 'would be empty if nothing had been fashioned.' At I.3 you can hold your own hand, so it would not be. I.3 is the better thought and it is also the more interesting one: Almighty is the hinge, the word where theologia turns toward oikonomia without leaving it, which is why Maker and seen/unseen follow it rather than precede it. Recast the criterion in those terms and the tzimtzum paragraph (now at I.3) becomes its demonstration rather than a separate point.</w:t>
      </w:r>
    </w:p>
  </w:comment>
  <w:comment w:id="11" w:author="Claude" w:date="2026-09-14T03:27:00Z" w:initials="C">
    <w:p w14:paraId="3D1B85AA" w14:textId="77777777" w:rsidR="002B33C1" w:rsidRDefault="00203B49">
      <w:r>
        <w:annotationRef/>
      </w:r>
      <w:r>
        <w:rPr>
          <w:color w:val="000000"/>
          <w:sz w:val="20"/>
          <w:szCs w:val="20"/>
        </w:rPr>
        <w:t>Still an inline parenthetical rather than a real footnote - I have not converted it, since inserting a new footnote as a tracked change is not a clean operation. Two things for the note when you write it: the claim needs the distributive reading of pasa patria (every family, not 'the whole family' as KJV has it), and the pun is in the Greek - patria from pater - which is what puts 'archetypal' on scriptural footing rather than Jungian.</w:t>
      </w:r>
    </w:p>
  </w:comment>
  <w:comment w:id="12" w:author="Claude" w:date="2026-09-14T03:27:00Z" w:initials="C">
    <w:p w14:paraId="341329F8" w14:textId="77777777" w:rsidR="002B33C1" w:rsidRDefault="00203B49">
      <w:r>
        <w:annotationRef/>
      </w:r>
      <w:r>
        <w:rPr>
          <w:color w:val="000000"/>
          <w:sz w:val="20"/>
          <w:szCs w:val="20"/>
        </w:rPr>
        <w:t>You have a tradition standing behind this and you are presenting it as your own inference. The Tanya, Shaar ha-Yichud ve-ha-Emunah, reads ein od milvado exactly as you do: not the denial of rival deities but the denial that the world has independent existence at all. Citing it costs you nothing and changes the reading from idiosyncratic to positioned - which matters more here than almost anywhere else in the document, because this is the clause everything downstream rests on.</w:t>
      </w:r>
    </w:p>
  </w:comment>
  <w:comment w:id="13" w:author="Claude" w:date="2026-09-14T03:27:00Z" w:initials="C">
    <w:p w14:paraId="4613AA3D" w14:textId="77777777" w:rsidR="002B33C1" w:rsidRDefault="00203B49">
      <w:r>
        <w:annotationRef/>
      </w:r>
      <w:r>
        <w:rPr>
          <w:color w:val="000000"/>
          <w:sz w:val="20"/>
          <w:szCs w:val="20"/>
        </w:rPr>
        <w:t>Overstated. Nicaea's live opponent in 325 was Arius; Marcionism was residual and the Valentinian schools were largely a second-century problem. The anti-Gnostic and anti-Marcionite framing of 'one God, maker of heaven and earth' is real but it comes from the second-century rules of faith and Irenaeus, which Nicaea inherited rather than drafted. Say 'the tradition this clause inherits' rather than 'its live opponents' and the point survives intact.</w:t>
      </w:r>
    </w:p>
  </w:comment>
  <w:comment w:id="18" w:author="Claude" w:date="2026-09-14T03:27:00Z" w:initials="C">
    <w:p w14:paraId="7830E96C" w14:textId="77777777" w:rsidR="002B33C1" w:rsidRDefault="00203B49">
      <w:r>
        <w:annotationRef/>
      </w:r>
      <w:r>
        <w:rPr>
          <w:color w:val="000000"/>
          <w:sz w:val="20"/>
          <w:szCs w:val="20"/>
        </w:rPr>
        <w:t>An asymmetry visible from inside your own framework. You anchor the Son in Light from Light, a theologia clause, and the Spirit in 'has spoken through the prophets,' which is straightforwardly economic. So half of a theologia claim about the inner light rests on an oikonomia text. 'Who proceeds from the Father' is the clause you want. I suspect the prophets appealed because prismatic wants many voices, but the cost is that Section X then has to carry a load it was not built for.</w:t>
      </w:r>
    </w:p>
  </w:comment>
  <w:comment w:id="19" w:author="Claude" w:date="2026-09-14T03:27:00Z" w:initials="C">
    <w:p w14:paraId="7A60C8E1" w14:textId="77777777" w:rsidR="002B33C1" w:rsidRDefault="00203B49">
      <w:r>
        <w:annotationRef/>
      </w:r>
      <w:r>
        <w:rPr>
          <w:color w:val="000000"/>
          <w:sz w:val="20"/>
          <w:szCs w:val="20"/>
        </w:rPr>
        <w:t>Your two defenses identify the problem but do not solve it. Simultaneity answers Sabellian succession; 'the Son is not an adverb' names the worry. Neither answers the real objection, which is that reflection and refraction are things light does - modes of activity, not modes of being. The Cappadocian instrument is tropos hyparxeos, mode of existence, and it is orthodox precisely because it is not mode of manifestation. Modalism puts the modes on the oikonomia side (ways God appears to us); Basil and the Gregories put them on the theologia side (ways God is). Your own opening distinction is the blade here and you are not using it.</w:t>
      </w:r>
    </w:p>
  </w:comment>
  <w:comment w:id="20" w:author="Claude" w:date="2026-09-14T03:27:00Z" w:initials="C">
    <w:p w14:paraId="6AF3BF72" w14:textId="77777777" w:rsidR="002B33C1" w:rsidRDefault="00203B49">
      <w:r>
        <w:annotationRef/>
      </w:r>
      <w:r>
        <w:rPr>
          <w:color w:val="000000"/>
          <w:sz w:val="20"/>
          <w:szCs w:val="20"/>
        </w:rPr>
        <w:t>Still orphaned - 'Which' and 'they' have no antecedent, and after the relocation this is the only paragraph left under I.4, which is a heading for 'maker of heaven and earth.' Two problems compounding. The paragraph is about Almighty and svatantrya, not about making; and I.4 now has no gloss on Maker at all, while footnote 15 - which IS the Maker note - sits two sub-clauses further down under I.5. Something was cut in the reorganization. I have not guessed at it.</w:t>
      </w:r>
    </w:p>
  </w:comment>
  <w:comment w:id="21" w:author="Claude" w:date="2026-09-14T03:27:00Z" w:initials="C">
    <w:p w14:paraId="2552718C" w14:textId="77777777" w:rsidR="002B33C1" w:rsidRDefault="00203B49">
      <w:r>
        <w:annotationRef/>
      </w:r>
      <w:r>
        <w:rPr>
          <w:color w:val="000000"/>
          <w:sz w:val="20"/>
          <w:szCs w:val="20"/>
        </w:rPr>
        <w:t>This paragraph and footnote 14 say the same sentence twice: both halves are made, no one assigns the visible to a lesser maker. Your above/below-the-line rule is inverted - the Greek (ta panta horata kai aorata) and the anti-Gnostic history belong in the note, the bare claim in the body. Also: footnote 14 is a 'seen and unseen' note and it is attached under I.5, one sub-clause early.</w:t>
      </w:r>
    </w:p>
  </w:comment>
  <w:comment w:id="22" w:author="Claude" w:date="2026-09-14T03:27:00Z" w:initials="C">
    <w:p w14:paraId="2D9F2C39" w14:textId="77777777" w:rsidR="002B33C1" w:rsidRDefault="00203B49">
      <w:r>
        <w:annotationRef/>
      </w:r>
      <w:r>
        <w:rPr>
          <w:color w:val="000000"/>
          <w:sz w:val="20"/>
          <w:szCs w:val="20"/>
        </w:rPr>
        <w:t>Footnote 15 hangs here but is a Maker note, and Maker is I.4. More seriously its lexical argument does not hold. Greek does have a fashioning word and it is plasso - LXX Genesis 2:7, eplasen, for yatzar, molding from dust - against epoiesen at 1:1. Poieo is the generic make/do/produce verb; the producer/fashioner distinction is real in Greek and falls the other way from the one you need. The bara observation is the strong half and survives on its own.</w:t>
      </w:r>
    </w:p>
  </w:comment>
  <w:comment w:id="23" w:author="Claude" w:date="2026-09-14T03:27:00Z" w:initials="C">
    <w:p w14:paraId="203A77D5" w14:textId="77777777" w:rsidR="002B33C1" w:rsidRDefault="00203B49">
      <w:r>
        <w:annotationRef/>
      </w:r>
      <w:r>
        <w:rPr>
          <w:color w:val="000000"/>
          <w:sz w:val="20"/>
          <w:szCs w:val="20"/>
        </w:rPr>
        <w:t>Footnote 16 is your three-verb argument and it hangs off 'the forgetting,' which is unrelated. Its conclusion also runs against the Creed's own Greek: 'not made' at II is ou poiethenta, the passive participle of the same verb behind poieten at I.4. Nicaea chose poieo as the creature-word and built 'begotten, not made' out of it. So Maker does not sit at a lower wall than begotten/not made - it is that wall, stated from the other side. This is load-bearing three times over (here, footnote 27, footnote 81) and needs rebuilding or cutting. See the summary document for what survives.</w:t>
      </w:r>
    </w:p>
  </w:comment>
  <w:comment w:id="24" w:author="Claude" w:date="2026-09-14T03:27:00Z" w:initials="C">
    <w:p w14:paraId="622562DF" w14:textId="77777777" w:rsidR="002B33C1" w:rsidRDefault="00203B49">
      <w:r>
        <w:annotationRef/>
      </w:r>
      <w:r>
        <w:rPr>
          <w:color w:val="000000"/>
          <w:sz w:val="20"/>
          <w:szCs w:val="20"/>
        </w:rPr>
        <w:t>'Because' has no antecedent - orphaned in the reorganization. Beyond that, this whole section's content is offset by roughly one sub-clause against its headings: the monogenes material sits under Light from Light, the Light from Light material sits under true God from true God, and II.9 was empty until the relocation I made. I moved the of-one-Being block down to II.9 because it names its own clause. I have not moved the rest, because the offset is systematic and guessing would compound it. A full proposed remap is in the summary document.</w:t>
      </w:r>
    </w:p>
  </w:comment>
  <w:comment w:id="25" w:author="Claude" w:date="2026-09-14T03:27:00Z" w:initials="C">
    <w:p w14:paraId="57AD9305" w14:textId="77777777" w:rsidR="002B33C1" w:rsidRDefault="00203B49">
      <w:r>
        <w:annotationRef/>
      </w:r>
      <w:r>
        <w:rPr>
          <w:color w:val="000000"/>
          <w:sz w:val="20"/>
          <w:szCs w:val="20"/>
        </w:rPr>
        <w:t>This opens mid-argument. The criterion has not been stated under this heading - it was established three sub-clauses up, at II.4, and a reader arriving at 'Light from Light' meets 'the absence' with no referent. Either restate in a clause, or move the criterion's establishment down here, which is where it belongs anyway.</w:t>
      </w:r>
    </w:p>
  </w:comment>
  <w:comment w:id="26" w:author="Claude" w:date="2026-09-14T03:27:00Z" w:initials="C">
    <w:p w14:paraId="4A5CEC0E" w14:textId="77777777" w:rsidR="002B33C1" w:rsidRDefault="00203B49">
      <w:r>
        <w:annotationRef/>
      </w:r>
      <w:r>
        <w:rPr>
          <w:color w:val="000000"/>
          <w:sz w:val="20"/>
          <w:szCs w:val="20"/>
        </w:rPr>
        <w:t>This sentence belongs at II.3, 'the only Son of God' - monogenes is that clause's word. It is currently the last line under Light from Light.</w:t>
      </w:r>
    </w:p>
  </w:comment>
  <w:comment w:id="27" w:author="Claude" w:date="2026-09-14T03:27:00Z" w:initials="C">
    <w:p w14:paraId="52D6E389" w14:textId="77777777" w:rsidR="002B33C1" w:rsidRDefault="00203B49">
      <w:r>
        <w:annotationRef/>
      </w:r>
      <w:r>
        <w:rPr>
          <w:color w:val="000000"/>
          <w:sz w:val="20"/>
          <w:szCs w:val="20"/>
        </w:rPr>
        <w:t>This paragraph explicitly glosses Light from Light and sits under 'true God from true God.' Part of the systematic offset.</w:t>
      </w:r>
    </w:p>
  </w:comment>
  <w:comment w:id="28" w:author="Claude" w:date="2026-09-14T03:27:00Z" w:initials="C">
    <w:p w14:paraId="5E995477" w14:textId="77777777" w:rsidR="002B33C1" w:rsidRDefault="00203B49">
      <w:r>
        <w:annotationRef/>
      </w:r>
      <w:r>
        <w:rPr>
          <w:color w:val="000000"/>
          <w:sz w:val="20"/>
          <w:szCs w:val="20"/>
        </w:rPr>
        <w:t>Footnote 27's defense does not survive the poiethenta point. It says 'the Creed never uses a verb that would put the world outside.' The Creed does: poieten at I.4 and ou poiethenta at II.8 are the same verb, and the second exists precisely to put the world outside. The footnote's instinct - that you are pulling the world in rather than pushing the Son out - is still available to you, but it cannot be argued from the Creed's verbs. It has to be argued from your own doctrine of ein od milvado, which is stronger ground anyway.</w:t>
      </w:r>
    </w:p>
  </w:comment>
  <w:comment w:id="29" w:author="Claude" w:date="2026-09-14T03:27:00Z" w:initials="C">
    <w:p w14:paraId="7EBF55F5" w14:textId="77777777" w:rsidR="002B33C1" w:rsidRDefault="00203B49">
      <w:r>
        <w:annotationRef/>
      </w:r>
      <w:r>
        <w:rPr>
          <w:color w:val="000000"/>
          <w:sz w:val="20"/>
          <w:szCs w:val="20"/>
        </w:rPr>
        <w:t>One of the best observations in the document. Note that homoousios is II.9 and this sits at II.7 - another instance of the offset. Also worth adding: the clause with no verse beneath it is the clause your account most needs, since 'of one Being' applied to everyone is the load-bearing claim of the whole book. That the Creed had to legislate rather than exegete it is convenient for you and should be said out loud.</w:t>
      </w:r>
    </w:p>
  </w:comment>
  <w:comment w:id="30" w:author="Claude" w:date="2026-09-14T03:27:00Z" w:initials="C">
    <w:p w14:paraId="51CA5718" w14:textId="77777777" w:rsidR="002B33C1" w:rsidRDefault="00203B49">
      <w:r>
        <w:annotationRef/>
      </w:r>
      <w:r>
        <w:rPr>
          <w:color w:val="000000"/>
          <w:sz w:val="20"/>
          <w:szCs w:val="20"/>
        </w:rPr>
        <w:t>This is the hinge of the entire Christology and it is asserted rather than argued. The verb/noun distinction does real work - it is what keeps you off degree-Christology and it is what footnote 30 is defending against Eckhart - but a reader gets one sentence for it. Given how much weight II.9, V, and XI put on it afterward, it needs a paragraph: what it is for an identity to hold as a verb, and why 'never in that mode' is a difference in kind rather than in duration.</w:t>
      </w:r>
    </w:p>
  </w:comment>
  <w:comment w:id="31" w:author="Claude" w:date="2026-09-14T03:27:00Z" w:initials="C">
    <w:p w14:paraId="1FBA0D4C" w14:textId="77777777" w:rsidR="002B33C1" w:rsidRDefault="00203B49">
      <w:r>
        <w:annotationRef/>
      </w:r>
      <w:r>
        <w:rPr>
          <w:color w:val="000000"/>
          <w:sz w:val="20"/>
          <w:szCs w:val="20"/>
        </w:rPr>
        <w:t>This back-reference points at footnote 15, not at any body text - the claim was never made above the line. Two problems: the above/below-the-line rule is being violated in the direction that makes an argument invisible, and the claim itself is the one under lexical pressure (see the comment at 'Nothing else got in'). If the fashioning reading goes, this sentence and the three-verb architecture at VIII go with it.</w:t>
      </w:r>
    </w:p>
  </w:comment>
  <w:comment w:id="32" w:author="Claude" w:date="2026-09-14T03:27:00Z" w:initials="C">
    <w:p w14:paraId="08549C35" w14:textId="77777777" w:rsidR="002B33C1" w:rsidRDefault="00203B49">
      <w:r>
        <w:annotationRef/>
      </w:r>
      <w:r>
        <w:rPr>
          <w:color w:val="000000"/>
          <w:sz w:val="20"/>
          <w:szCs w:val="20"/>
        </w:rPr>
        <w:t>Section III has no sub-clause breakdown, and neither do IX, XI, or XII. Sections I, II, IV, V, VI, VII, VIII, X and XIII do. If the sentence/sub-clause system is the book's structure, the exceptions need a stated reason - short sentences don't divide - rather than looking like sections you had not got to yet.</w:t>
      </w:r>
    </w:p>
  </w:comment>
  <w:comment w:id="33" w:author="Claude" w:date="2026-09-14T03:27:00Z" w:initials="C">
    <w:p w14:paraId="2C75C568" w14:textId="77777777" w:rsidR="002B33C1" w:rsidRDefault="00203B49">
      <w:r>
        <w:annotationRef/>
      </w:r>
      <w:r>
        <w:rPr>
          <w:color w:val="000000"/>
          <w:sz w:val="20"/>
          <w:szCs w:val="20"/>
        </w:rPr>
        <w:t>Still highlighted as an insertion and not yet integrated. It is also one of the most important paragraphs in the document - it is where the no-rescue, no-transaction reading is established for everything downstream. It should not read as a marginal addition.</w:t>
      </w:r>
    </w:p>
  </w:comment>
  <w:comment w:id="34" w:author="Claude" w:date="2026-09-14T03:27:00Z" w:initials="C">
    <w:p w14:paraId="1E582477" w14:textId="77777777" w:rsidR="002B33C1" w:rsidRDefault="00203B49">
      <w:r>
        <w:annotationRef/>
      </w:r>
      <w:r>
        <w:rPr>
          <w:color w:val="000000"/>
          <w:sz w:val="20"/>
          <w:szCs w:val="20"/>
        </w:rPr>
        <w:t>The three malas are set out in full here and in full again at VIII, both times as though newly introduced. The VIII presentation is the architectural one (each condition answered twice) and needs the definitions; this one needs them too, because the Incarnation argument turns on maiyiya being the one not taken. The fix is to define them once - here, since this is where they first do work - and have VIII refer back rather than re-define. As written, a reader meets the same three definitions twice, thirty pages apart, with no acknowledgement.</w:t>
      </w:r>
    </w:p>
  </w:comment>
  <w:comment w:id="35" w:author="Claude" w:date="2026-09-14T03:27:00Z" w:initials="C">
    <w:p w14:paraId="2B33A56D" w14:textId="77777777" w:rsidR="002B33C1" w:rsidRDefault="00203B49">
      <w:r>
        <w:annotationRef/>
      </w:r>
      <w:r>
        <w:rPr>
          <w:color w:val="000000"/>
          <w:sz w:val="20"/>
          <w:szCs w:val="20"/>
        </w:rPr>
        <w:t>This is the most exposed sentence in the document and footnote 43 is the shortest. It earns its place. Two notes: the three-acts structure is doing the same work Maximus's thelesis/gnome distinction does in footnote 42, and the two arguments are not connected to each other though they are adjacent. And the paragraph sits under IV.2, 'he came down from heaven,' while Gethsemane and the cry belong with the death - V.4, where you return to them.</w:t>
      </w:r>
    </w:p>
  </w:comment>
  <w:comment w:id="38" w:author="Claude" w:date="2026-09-14T03:27:00Z" w:initials="C">
    <w:p w14:paraId="30FC9845" w14:textId="77777777" w:rsidR="002B33C1" w:rsidRDefault="00203B49">
      <w:r>
        <w:annotationRef/>
      </w:r>
      <w:r>
        <w:rPr>
          <w:color w:val="000000"/>
          <w:sz w:val="20"/>
          <w:szCs w:val="20"/>
        </w:rPr>
        <w:t>Footnotes 44 and 45 are the strongest pair in the document and 44 is carrying something larger than its clause. 'The pattern is not the prediction' - and the account of why reading Isaiah 7:14 forward costs Ahaz his own sign while reading the third day back into Hosea costs nothing - is the methodological rule the whole book runs on. It is stated once, in a footnote, under a clause you say you skipped for years. It should be declared in the Preface and referred back to here.</w:t>
      </w:r>
    </w:p>
  </w:comment>
  <w:comment w:id="39" w:author="Claude" w:date="2026-09-14T03:27:00Z" w:initials="C">
    <w:p w14:paraId="55699C28" w14:textId="77777777" w:rsidR="002B33C1" w:rsidRDefault="00203B49">
      <w:r>
        <w:annotationRef/>
      </w:r>
      <w:r>
        <w:rPr>
          <w:color w:val="000000"/>
          <w:sz w:val="20"/>
          <w:szCs w:val="20"/>
        </w:rPr>
        <w:t>IV.4 is an empty heading. Footnote 38 - katelthonta / enanthropesanta, and Apollinaris as the reason for the second participle - is the IV.4 note and it is currently attached at IV.2. That footnote also makes the point this sub-clause exists to make: a complete human being, mind and will included. Move the note and give the heading its paragraph.</w:t>
      </w:r>
    </w:p>
  </w:comment>
  <w:comment w:id="40" w:author="Claude" w:date="2026-09-14T03:27:00Z" w:initials="C">
    <w:p w14:paraId="5BA7C51A" w14:textId="77777777" w:rsidR="002B33C1" w:rsidRDefault="00203B49">
      <w:r>
        <w:annotationRef/>
      </w:r>
      <w:r>
        <w:rPr>
          <w:color w:val="000000"/>
          <w:sz w:val="20"/>
          <w:szCs w:val="20"/>
        </w:rPr>
        <w:t>This is the double standard that has been flagged before and it is still open. Elegance is the tell in Matthew 27; John 8:58 is elegant, and the unattributed ego eimi is a compositional feature of the latest and most theologically worked gospel - the one you yourself call exoteric. If elegance disqualifies the crowd scene, you owe an account of why it does not disqualify the criterion. The repair is to stop resting the Barabbas case on elegance, which you do not need: Jesus Barabbas is in Theta, family 1, and part of the Syriac tradition, and Origen (Comm. Matt. 121) records copies with the reading and his discomfort with it. That is textual evidence, and it is the kind of argument you would accept from someone else.</w:t>
      </w:r>
    </w:p>
  </w:comment>
  <w:comment w:id="41" w:author="Claude" w:date="2026-09-14T03:27:00Z" w:initials="C">
    <w:p w14:paraId="2903EF1E" w14:textId="77777777" w:rsidR="002B33C1" w:rsidRDefault="00203B49">
      <w:r>
        <w:annotationRef/>
      </w:r>
      <w:r>
        <w:rPr>
          <w:color w:val="000000"/>
          <w:sz w:val="20"/>
          <w:szCs w:val="20"/>
        </w:rPr>
        <w:t>V.4 opens with V.3's material - this refers to the blood formula in the preceding paragraph, which is under 'under Pontius Pilate.' Another offset. I left it because the Matthew 23 argument that follows genuinely belongs with 'he suffered death,' and splitting the paragraph is an editorial decision rather than a correction.</w:t>
      </w:r>
    </w:p>
  </w:comment>
  <w:comment w:id="42" w:author="Claude" w:date="2026-09-14T03:27:00Z" w:initials="C">
    <w:p w14:paraId="62C21258" w14:textId="77777777" w:rsidR="002B33C1" w:rsidRDefault="00203B49">
      <w:r>
        <w:annotationRef/>
      </w:r>
      <w:r>
        <w:rPr>
          <w:color w:val="000000"/>
          <w:sz w:val="20"/>
          <w:szCs w:val="20"/>
        </w:rPr>
        <w:t>The keystone of the system, and it is buried mid-section under V.4 while the argument it opens - the compound forming at the cross - runs on into V.5. The two paragraphs are one movement and the heading falls in the middle of it. Worth deciding whether V.4 and V.5 want their own breakdown at all, since the Creed's 'he suffered death, and was buried' is one clause doing one thing in your reading.</w:t>
      </w:r>
    </w:p>
  </w:comment>
  <w:comment w:id="43" w:author="Claude" w:date="2026-09-14T03:27:00Z" w:initials="C">
    <w:p w14:paraId="6D86A8B2" w14:textId="77777777" w:rsidR="002B33C1" w:rsidRDefault="00203B49">
      <w:r>
        <w:annotationRef/>
      </w:r>
      <w:r>
        <w:rPr>
          <w:color w:val="000000"/>
          <w:sz w:val="20"/>
          <w:szCs w:val="20"/>
        </w:rPr>
        <w:t>This passage introduces a second criterion and the document never reconciles it with the first. In II, recognition is licensed by a grammatical fact: nothing stands in front of the I. Here the centurion recognizes him having seen nothing but how he died - no access to any ego eimi, no text, no training. If the death generates recognition, the absent attribution is something a reader notices afterward rather than what does the work. Both criteria are good. They are not the same criterion, and VII's defense against the Metatron objection uses only the first.</w:t>
      </w:r>
    </w:p>
  </w:comment>
  <w:comment w:id="44" w:author="Claude" w:date="2026-09-14T03:27:00Z" w:initials="C">
    <w:p w14:paraId="55FF7463" w14:textId="77777777" w:rsidR="002B33C1" w:rsidRDefault="00203B49">
      <w:r>
        <w:annotationRef/>
      </w:r>
      <w:r>
        <w:rPr>
          <w:color w:val="000000"/>
          <w:sz w:val="20"/>
          <w:szCs w:val="20"/>
        </w:rPr>
        <w:t>Still highlighted and not integrated. It is also the best paragraph in the section and the one that states the book's epistemology most compactly.</w:t>
      </w:r>
    </w:p>
  </w:comment>
  <w:comment w:id="45" w:author="Claude" w:date="2026-09-14T03:27:00Z" w:initials="C">
    <w:p w14:paraId="78E7AB5D" w14:textId="77777777" w:rsidR="002B33C1" w:rsidRDefault="00203B49">
      <w:r>
        <w:annotationRef/>
      </w:r>
      <w:r>
        <w:rPr>
          <w:color w:val="000000"/>
          <w:sz w:val="20"/>
          <w:szCs w:val="20"/>
        </w:rPr>
        <w:t>Footnote 65 and footnote 87 tell the pardes story in nearly identical words, twenty pages apart. Footnote 87 then welds the Balaam donkey material onto the end of it, which reads as two footnotes merged during the reorganization. Keep the fuller telling where Metatron is doing work - here - and reduce 87 to the donkey.</w:t>
      </w:r>
    </w:p>
  </w:comment>
  <w:comment w:id="46" w:author="Claude" w:date="2026-09-14T03:27:00Z" w:initials="C">
    <w:p w14:paraId="5DC73BB4" w14:textId="77777777" w:rsidR="002B33C1" w:rsidRDefault="00203B49">
      <w:r>
        <w:annotationRef/>
      </w:r>
      <w:r>
        <w:rPr>
          <w:color w:val="000000"/>
          <w:sz w:val="20"/>
          <w:szCs w:val="20"/>
        </w:rPr>
        <w:t>This sentence is the reason the document exists, on your own account of it, and it currently stands on the attribution claim two paragraphs down - which is the claim that contradicts II. Worth knowing that the sentence has a second vulnerability an unsympathetic Christian reader will reach for before a Jewish one does: 'one mechanism, two routes' is the standard supersessionist structure with a delay built in, unless something persists past the completion. That is what the mitzvot argument is for, and it is why the bracketed note above is not optional.</w:t>
      </w:r>
    </w:p>
  </w:comment>
  <w:comment w:id="47" w:author="Claude" w:date="2026-09-14T03:27:00Z" w:initials="C">
    <w:p w14:paraId="33B8CF78" w14:textId="77777777" w:rsidR="002B33C1" w:rsidRDefault="00203B49">
      <w:r>
        <w:annotationRef/>
      </w:r>
      <w:r>
        <w:rPr>
          <w:color w:val="000000"/>
          <w:sz w:val="20"/>
          <w:szCs w:val="20"/>
        </w:rPr>
        <w:t>Editorial note left in the body text, highlighted. It must not ship in this form - but the note is right, and the material exists. Rambam is the heavyweight: Hilkhot Melakhim 11:3 and 12:1, and the ninth principle, lo tehe muchlefet. The verse cited against you is Niddah 61b, mitzvot beteilot le-atid lavo, contested in the Rishonim on the grounds that it concerns the dead, who are already exempt. And your own strongest argument is not Rambam's: a commandment that exists because it was willed is not for anything, so nothing can complete it. Anything instrumental is exhausted when its end arrives; mitzvot are not instrumental, so they persist. That argument is yours and it is better than the halakhic one. Per the note, it lands at XIII, not here.</w:t>
      </w:r>
    </w:p>
  </w:comment>
  <w:comment w:id="48" w:author="Claude" w:date="2026-09-14T03:27:00Z" w:initials="C">
    <w:p w14:paraId="4B58D9EB" w14:textId="77777777" w:rsidR="002B33C1" w:rsidRDefault="00203B49">
      <w:r>
        <w:annotationRef/>
      </w:r>
      <w:r>
        <w:rPr>
          <w:color w:val="000000"/>
          <w:sz w:val="20"/>
          <w:szCs w:val="20"/>
        </w:rPr>
        <w:t>This is the load-bearing contradiction in the document. In II and X, attribution is precisely what marks the borrowed I - thus says the LORD makes the join visible, and the Son has no attribution because he is not a place the Spirit arrives at. Here the sufficient route is characterized by that same feature. Either attribution is not the mark of borrowedness, or the two routes do not lead to the same thing, and the sufficiency claim you want to stand without softening is the casualty. One repair that keeps everything: attribution marks where the join is, not that the speech is lesser - the prophets speak truly and borrowedly, and what Israel has is a trained ability to read the join, which is a capacity and not a deficiency. But that has to be argued, and it has to be argued in II, before it is relied on here.</w:t>
      </w:r>
    </w:p>
  </w:comment>
  <w:comment w:id="49" w:author="Claude" w:date="2026-09-14T03:27:00Z" w:initials="C">
    <w:p w14:paraId="62340AB4" w14:textId="77777777" w:rsidR="002B33C1" w:rsidRDefault="00203B49">
      <w:r>
        <w:annotationRef/>
      </w:r>
      <w:r>
        <w:rPr>
          <w:color w:val="000000"/>
          <w:sz w:val="20"/>
          <w:szCs w:val="20"/>
        </w:rPr>
        <w:t>Forward reference stated as backward. 'He has spoken through the prophets' is Section X, which comes after this one. The same error occurs later in this section ('as discussed at "he has spoken through the prophets"') and the reverse occurs at the opening of X ('I said there,' referring to Section I with no antecedent). All three are artifacts of the reorganization. Worth a pass that converts every cross-reference to the compound form - (I.2), (X) - so they survive the next reordering.</w:t>
      </w:r>
    </w:p>
  </w:comment>
  <w:comment w:id="50" w:author="Claude" w:date="2026-09-14T03:27:00Z" w:initials="C">
    <w:p w14:paraId="3C5BFDDA" w14:textId="77777777" w:rsidR="002B33C1" w:rsidRDefault="00203B49">
      <w:r>
        <w:annotationRef/>
      </w:r>
      <w:r>
        <w:rPr>
          <w:color w:val="000000"/>
          <w:sz w:val="20"/>
          <w:szCs w:val="20"/>
        </w:rPr>
        <w:t>Among the best things in the document, and it should be said that it depends entirely on the criterion holding. 'A man who had to prove it would have proved it' is the criterion restated as narrative. If the criterion needs rebuilding, this passage tells you what it has to keep.</w:t>
      </w:r>
    </w:p>
  </w:comment>
  <w:comment w:id="51" w:author="Claude" w:date="2026-09-14T03:27:00Z" w:initials="C">
    <w:p w14:paraId="59E76A79" w14:textId="77777777" w:rsidR="002B33C1" w:rsidRDefault="00203B49">
      <w:r>
        <w:annotationRef/>
      </w:r>
      <w:r>
        <w:rPr>
          <w:color w:val="000000"/>
          <w:sz w:val="20"/>
          <w:szCs w:val="20"/>
        </w:rPr>
        <w:t>Footnote 72 is the most honest note in the document and it identifies the right danger. But look at what closes the door: 'Nothing stands in front of the I at the well.' That is the grammatical criterion, unsupported - which means the document's self-identified worst exposure is defended by the joint that the Barabbas problem and the centurion problem both put under strain. If the criterion is a fact about John's text rather than about him, Metatron is not excluded. This is the single place where the three open problems converge, and it is where I would start.</w:t>
      </w:r>
    </w:p>
  </w:comment>
  <w:comment w:id="52" w:author="Claude" w:date="2026-09-14T03:27:00Z" w:initials="C">
    <w:p w14:paraId="3B241B97" w14:textId="77777777" w:rsidR="002B33C1" w:rsidRDefault="00203B49">
      <w:r>
        <w:annotationRef/>
      </w:r>
      <w:r>
        <w:rPr>
          <w:color w:val="000000"/>
          <w:sz w:val="20"/>
          <w:szCs w:val="20"/>
        </w:rPr>
        <w:t>The asymptotic move is clean and footnote 74 handles the Origenist anathemas properly. One addition worth having: epektasis is Gregory's account of the blessed, not of the damned, so applying it to universal restoration extends him rather than quoting him. Footnote 74 half-says this ('Gregory's own logic and not a departure from it'), which is the more contestable of the two readings. Claiming the extension openly is stronger than claiming continuity.</w:t>
      </w:r>
    </w:p>
  </w:comment>
  <w:comment w:id="53" w:author="Claude" w:date="2026-09-14T03:27:00Z" w:initials="C">
    <w:p w14:paraId="144CCF38" w14:textId="77777777" w:rsidR="002B33C1" w:rsidRDefault="00203B49">
      <w:r>
        <w:annotationRef/>
      </w:r>
      <w:r>
        <w:rPr>
          <w:color w:val="000000"/>
          <w:sz w:val="20"/>
          <w:szCs w:val="20"/>
        </w:rPr>
        <w:t>Duplicate footnote territory. Footnotes 21 and 85 both give the ruach ha-kodesh material in near-identical words; 77 and 84 both give Acts 2:3 and the undivided flame; and 1 Corinthians 8:6 is cited separately at footnotes 3, 18 and 75. Reducing each to one full note plus short back-references would take about a page out of the apparatus and remove the impression that the sections were written independently.</w:t>
      </w:r>
    </w:p>
  </w:comment>
  <w:comment w:id="54" w:author="Claude" w:date="2026-09-14T03:27:00Z" w:initials="C">
    <w:p w14:paraId="3668BA45" w14:textId="77777777" w:rsidR="002B33C1" w:rsidRDefault="00203B49">
      <w:r>
        <w:annotationRef/>
      </w:r>
      <w:r>
        <w:rPr>
          <w:color w:val="000000"/>
          <w:sz w:val="20"/>
          <w:szCs w:val="20"/>
        </w:rPr>
        <w:t>Footnote 81 repeats footnote 16 almost verbatim, including the 'wall is lower' conclusion that the poiethenta point defeats. If that argument is rebuilt, it has to be rebuilt in both places, and there is no reason for both to exist - one note, referred to twice.</w:t>
      </w:r>
    </w:p>
  </w:comment>
  <w:comment w:id="55" w:author="Claude" w:date="2026-09-14T03:27:00Z" w:initials="C">
    <w:p w14:paraId="420F940E" w14:textId="77777777" w:rsidR="002B33C1" w:rsidRDefault="00203B49">
      <w:r>
        <w:annotationRef/>
      </w:r>
      <w:r>
        <w:rPr>
          <w:color w:val="000000"/>
          <w:sz w:val="20"/>
          <w:szCs w:val="20"/>
        </w:rPr>
        <w:t>The second full presentation of the malas - see the comment at IV. Define once, refer back.</w:t>
      </w:r>
    </w:p>
  </w:comment>
  <w:comment w:id="56" w:author="Claude" w:date="2026-09-14T03:27:00Z" w:initials="C">
    <w:p w14:paraId="00EC1075" w14:textId="77777777" w:rsidR="002B33C1" w:rsidRDefault="00203B49">
      <w:r>
        <w:annotationRef/>
      </w:r>
      <w:r>
        <w:rPr>
          <w:color w:val="000000"/>
          <w:sz w:val="20"/>
          <w:szCs w:val="20"/>
        </w:rPr>
        <w:t>Not accurate after the reorganization: the three clauses about who God is are I, II and VIII, which are not contiguous and were not just written. The architecture paragraph is good enough to deserve an accurate opening - say that the Creed's three theological sentences, however far apart, answer the three conditions twice each.</w:t>
      </w:r>
    </w:p>
  </w:comment>
  <w:comment w:id="57" w:author="Claude" w:date="2026-09-14T03:27:00Z" w:initials="C">
    <w:p w14:paraId="7AE0A00C" w14:textId="77777777" w:rsidR="002B33C1" w:rsidRDefault="00203B49">
      <w:r>
        <w:annotationRef/>
      </w:r>
      <w:r>
        <w:rPr>
          <w:color w:val="000000"/>
          <w:sz w:val="20"/>
          <w:szCs w:val="20"/>
        </w:rPr>
        <w:t>Stale numbering from before the reorganization. The cross is Section V.</w:t>
      </w:r>
    </w:p>
  </w:comment>
  <w:comment w:id="58" w:author="Claude" w:date="2026-09-14T03:27:00Z" w:initials="C">
    <w:p w14:paraId="5FE89FE6" w14:textId="77777777" w:rsidR="002B33C1" w:rsidRDefault="00203B49">
      <w:r>
        <w:annotationRef/>
      </w:r>
      <w:r>
        <w:rPr>
          <w:color w:val="000000"/>
          <w:sz w:val="20"/>
          <w:szCs w:val="20"/>
        </w:rPr>
        <w:t>Section IX is four paragraphs and has no sub-clause breakdown. Given that the Creed's line here is short, that may be right - but see the comment at Maximus in III: the exceptions need a stated principle.</w:t>
      </w:r>
    </w:p>
  </w:comment>
  <w:comment w:id="59" w:author="Claude" w:date="2026-09-14T03:27:00Z" w:initials="C">
    <w:p w14:paraId="4EB48A46" w14:textId="77777777" w:rsidR="002B33C1" w:rsidRDefault="00203B49">
      <w:r>
        <w:annotationRef/>
      </w:r>
      <w:r>
        <w:rPr>
          <w:color w:val="000000"/>
          <w:sz w:val="20"/>
          <w:szCs w:val="20"/>
        </w:rPr>
        <w:t>'There' has no antecedent - it means Section I, eight sections back. Orphaned by the reorganization.</w:t>
      </w:r>
    </w:p>
  </w:comment>
  <w:comment w:id="66" w:author="Claude" w:date="2026-09-14T03:27:00Z" w:initials="C">
    <w:p w14:paraId="7A2E636D" w14:textId="77777777" w:rsidR="002B33C1" w:rsidRDefault="00203B49">
      <w:r>
        <w:annotationRef/>
      </w:r>
      <w:r>
        <w:rPr>
          <w:color w:val="000000"/>
          <w:sz w:val="20"/>
          <w:szCs w:val="20"/>
        </w:rPr>
        <w:t>Fine sentence, and it is the clearest statement of the epistemology outside the Mark passage in V. Worth noticing that it would sit even better there, where the centurion is the demonstration.</w:t>
      </w:r>
    </w:p>
  </w:comment>
  <w:comment w:id="67" w:author="Claude" w:date="2026-09-14T03:27:00Z" w:initials="C">
    <w:p w14:paraId="4296113D" w14:textId="77777777" w:rsidR="002B33C1" w:rsidRDefault="00203B49">
      <w:r>
        <w:annotationRef/>
      </w:r>
      <w:r>
        <w:rPr>
          <w:color w:val="000000"/>
          <w:sz w:val="20"/>
          <w:szCs w:val="20"/>
        </w:rPr>
        <w:t>Stale numbering: the Spirit is Section VIII.</w:t>
      </w:r>
    </w:p>
  </w:comment>
  <w:comment w:id="68" w:author="Claude" w:date="2026-09-14T03:27:00Z" w:initials="C">
    <w:p w14:paraId="5BF4BF2B" w14:textId="77777777" w:rsidR="002B33C1" w:rsidRDefault="00203B49">
      <w:r>
        <w:annotationRef/>
      </w:r>
      <w:r>
        <w:rPr>
          <w:color w:val="000000"/>
          <w:sz w:val="20"/>
          <w:szCs w:val="20"/>
        </w:rPr>
        <w:t>The most original move in the book and the one I would most want expanded. Two things it needs. First, 'Nara has no Person to correspond to at all, which is the useful fact' is true and is stated as an aside; it is actually the claim - the second axis touches down where the first has no term, which is why the two can cross without competing. Second, the axes are asymmetric in a way you have not named: the Creed's three are relations, the Trika's three are positions in an encounter. That asymmetry is why the mapping is safe, and saying so is what stops a reader taking it for syncretism.</w:t>
      </w:r>
    </w:p>
  </w:comment>
  <w:comment w:id="69" w:author="Claude" w:date="2026-09-14T03:27:00Z" w:initials="C">
    <w:p w14:paraId="18E5DA29" w14:textId="77777777" w:rsidR="002B33C1" w:rsidRDefault="00203B49">
      <w:r>
        <w:annotationRef/>
      </w:r>
      <w:r>
        <w:rPr>
          <w:color w:val="000000"/>
          <w:sz w:val="20"/>
          <w:szCs w:val="20"/>
        </w:rPr>
        <w:t>Footnote 91 is the methodological rule of the entire document - two perspectival moves, only one permitted - and it is stated here, at Section XI, in a note about apostolicity. It belongs in the Preface. Every earlier passage that depends on it (the third day and Hosea, the reading-back at the Introduction, footnote 44 on Isaiah 7:14, the throne at VII) currently asks the reader to trust a rule they will not be given for another thirty pages.</w:t>
      </w:r>
    </w:p>
  </w:comment>
  <w:comment w:id="70" w:author="Claude" w:date="2026-09-14T03:27:00Z" w:initials="C">
    <w:p w14:paraId="0A6EE686" w14:textId="77777777" w:rsidR="002B33C1" w:rsidRDefault="00203B49">
      <w:r>
        <w:annotationRef/>
      </w:r>
      <w:r>
        <w:rPr>
          <w:color w:val="000000"/>
          <w:sz w:val="20"/>
          <w:szCs w:val="20"/>
        </w:rPr>
        <w:t>You did put it there - the enlarged ayin and dalet are in the third paragraph of the Introduction. As written this reads as a discovery the document has already made. Either cut the Introduction instance or rewrite this as the return.</w:t>
      </w:r>
    </w:p>
  </w:comment>
  <w:comment w:id="71" w:author="Claude" w:date="2026-09-14T03:27:00Z" w:initials="C">
    <w:p w14:paraId="41AB3DA6" w14:textId="77777777" w:rsidR="002B33C1" w:rsidRDefault="00203B49">
      <w:r>
        <w:annotationRef/>
      </w:r>
      <w:r>
        <w:rPr>
          <w:color w:val="000000"/>
          <w:sz w:val="20"/>
          <w:szCs w:val="20"/>
        </w:rPr>
        <w:t>The homologoumen observation is right and the same-saying reading is well grounded. What is missing is the connection you have already made twice: ed, witness, from the enlarged letters of the Shema. Same-saying and witness are the same structure, and you have the Jewish term for it. Introduction and XI both raise it; this is where it does work.</w:t>
      </w:r>
    </w:p>
  </w:comment>
  <w:comment w:id="72" w:author="Claude" w:date="2026-09-14T03:27:00Z" w:initials="C">
    <w:p w14:paraId="22210F9B" w14:textId="77777777" w:rsidR="002B33C1" w:rsidRDefault="00203B49">
      <w:r>
        <w:annotationRef/>
      </w:r>
      <w:r>
        <w:rPr>
          <w:color w:val="000000"/>
          <w:sz w:val="20"/>
          <w:szCs w:val="20"/>
        </w:rPr>
        <w:t>Four words carrying the whole soteriology, for a reader who may have been away from Section V for thirty pages. A clause of reminder, or a cross-reference, costs nothing here.</w:t>
      </w:r>
    </w:p>
  </w:comment>
  <w:comment w:id="73" w:author="Claude" w:date="2026-09-14T03:27:00Z" w:initials="C">
    <w:p w14:paraId="405E3DD0" w14:textId="77777777" w:rsidR="002B33C1" w:rsidRDefault="00203B49">
      <w:r>
        <w:annotationRef/>
      </w:r>
      <w:r>
        <w:rPr>
          <w:color w:val="000000"/>
          <w:sz w:val="20"/>
          <w:szCs w:val="20"/>
        </w:rPr>
        <w:t>'The reason I gave where the Creed speaks of judgment' points at nothing. Section VII has no Leviathan and no divine play - krida is not in the document at all. Either the reason was cut in the reorganization or it was never written. Given what the ending is doing, the missing piece is probably the one that makes the unfinished booth a positive rather than a deferral, and that is the same non-instrumentality argument the mitzvot material needs. They may be one addition.</w:t>
      </w:r>
    </w:p>
  </w:comment>
  <w:comment w:id="74" w:author="Claude" w:date="2026-09-14T03:27:00Z" w:initials="C">
    <w:p w14:paraId="6EB85415" w14:textId="77777777" w:rsidR="002B33C1" w:rsidRDefault="00203B49">
      <w:r>
        <w:annotationRef/>
      </w:r>
      <w:r>
        <w:rPr>
          <w:color w:val="000000"/>
          <w:sz w:val="20"/>
          <w:szCs w:val="20"/>
        </w:rPr>
        <w:t>The best ending available to this book, and it is currently two sentences. The bracketed note at VI says the mitzvot argument lands here or at Section XIII. It lands here: a practice that is not for anything cannot be completed, a booth built to be unfinished, a feast assigned to the nations. The three are one thought and the ending is where they converge.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C665D4" w15:done="0"/>
  <w15:commentEx w15:paraId="3A98EE0C" w15:done="0"/>
  <w15:commentEx w15:paraId="554B3FE7" w15:done="0"/>
  <w15:commentEx w15:paraId="571C457F" w15:done="0"/>
  <w15:commentEx w15:paraId="027A6034" w15:done="0"/>
  <w15:commentEx w15:paraId="3D1B85AA" w15:done="0"/>
  <w15:commentEx w15:paraId="341329F8" w15:done="0"/>
  <w15:commentEx w15:paraId="4613AA3D" w15:done="0"/>
  <w15:commentEx w15:paraId="7830E96C" w15:done="0"/>
  <w15:commentEx w15:paraId="7A60C8E1" w15:done="0"/>
  <w15:commentEx w15:paraId="6AF3BF72" w15:done="0"/>
  <w15:commentEx w15:paraId="2552718C" w15:done="0"/>
  <w15:commentEx w15:paraId="2D9F2C39" w15:done="0"/>
  <w15:commentEx w15:paraId="203A77D5" w15:done="0"/>
  <w15:commentEx w15:paraId="622562DF" w15:done="0"/>
  <w15:commentEx w15:paraId="57AD9305" w15:done="0"/>
  <w15:commentEx w15:paraId="4A5CEC0E" w15:done="0"/>
  <w15:commentEx w15:paraId="52D6E389" w15:done="0"/>
  <w15:commentEx w15:paraId="5E995477" w15:done="0"/>
  <w15:commentEx w15:paraId="7EBF55F5" w15:done="0"/>
  <w15:commentEx w15:paraId="51CA5718" w15:done="0"/>
  <w15:commentEx w15:paraId="1FBA0D4C" w15:done="0"/>
  <w15:commentEx w15:paraId="08549C35" w15:done="0"/>
  <w15:commentEx w15:paraId="2C75C568" w15:done="0"/>
  <w15:commentEx w15:paraId="1E582477" w15:done="0"/>
  <w15:commentEx w15:paraId="2B33A56D" w15:done="0"/>
  <w15:commentEx w15:paraId="30FC9845" w15:done="0"/>
  <w15:commentEx w15:paraId="55699C28" w15:done="0"/>
  <w15:commentEx w15:paraId="5BA7C51A" w15:done="0"/>
  <w15:commentEx w15:paraId="2903EF1E" w15:done="0"/>
  <w15:commentEx w15:paraId="62C21258" w15:done="0"/>
  <w15:commentEx w15:paraId="6D86A8B2" w15:done="0"/>
  <w15:commentEx w15:paraId="55FF7463" w15:done="0"/>
  <w15:commentEx w15:paraId="78E7AB5D" w15:done="0"/>
  <w15:commentEx w15:paraId="5DC73BB4" w15:done="0"/>
  <w15:commentEx w15:paraId="33B8CF78" w15:done="0"/>
  <w15:commentEx w15:paraId="4B58D9EB" w15:done="0"/>
  <w15:commentEx w15:paraId="62340AB4" w15:done="0"/>
  <w15:commentEx w15:paraId="3C5BFDDA" w15:done="0"/>
  <w15:commentEx w15:paraId="59E76A79" w15:done="0"/>
  <w15:commentEx w15:paraId="3B241B97" w15:done="0"/>
  <w15:commentEx w15:paraId="144CCF38" w15:done="0"/>
  <w15:commentEx w15:paraId="3668BA45" w15:done="0"/>
  <w15:commentEx w15:paraId="420F940E" w15:done="0"/>
  <w15:commentEx w15:paraId="00EC1075" w15:done="0"/>
  <w15:commentEx w15:paraId="7AE0A00C" w15:done="0"/>
  <w15:commentEx w15:paraId="5FE89FE6" w15:done="0"/>
  <w15:commentEx w15:paraId="4EB48A46" w15:done="0"/>
  <w15:commentEx w15:paraId="7A2E636D" w15:done="0"/>
  <w15:commentEx w15:paraId="4296113D" w15:done="0"/>
  <w15:commentEx w15:paraId="5BF4BF2B" w15:done="0"/>
  <w15:commentEx w15:paraId="18E5DA29" w15:done="0"/>
  <w15:commentEx w15:paraId="0A6EE686" w15:done="0"/>
  <w15:commentEx w15:paraId="41AB3DA6" w15:done="0"/>
  <w15:commentEx w15:paraId="22210F9B" w15:done="0"/>
  <w15:commentEx w15:paraId="405E3DD0" w15:done="0"/>
  <w15:commentEx w15:paraId="6EB8541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D54E80" w16cex:dateUtc="2026-09-14T03:27:00Z"/>
  <w16cex:commentExtensible w16cex:durableId="656C5CA8" w16cex:dateUtc="2026-09-14T03:27:00Z"/>
  <w16cex:commentExtensible w16cex:durableId="5E323371" w16cex:dateUtc="2026-09-14T03:27:00Z"/>
  <w16cex:commentExtensible w16cex:durableId="10466035" w16cex:dateUtc="2026-09-14T03:27:00Z"/>
  <w16cex:commentExtensible w16cex:durableId="685627C3" w16cex:dateUtc="2026-09-14T03:27:00Z"/>
  <w16cex:commentExtensible w16cex:durableId="6B0C880C" w16cex:dateUtc="2026-09-14T03:27:00Z"/>
  <w16cex:commentExtensible w16cex:durableId="42786BE8" w16cex:dateUtc="2026-09-14T03:27:00Z"/>
  <w16cex:commentExtensible w16cex:durableId="26A58515" w16cex:dateUtc="2026-09-14T03:27:00Z"/>
  <w16cex:commentExtensible w16cex:durableId="2E542C94" w16cex:dateUtc="2026-09-14T03:27:00Z"/>
  <w16cex:commentExtensible w16cex:durableId="1BD403F6" w16cex:dateUtc="2026-09-14T03:27:00Z"/>
  <w16cex:commentExtensible w16cex:durableId="53175248" w16cex:dateUtc="2026-09-14T03:27:00Z"/>
  <w16cex:commentExtensible w16cex:durableId="3250433F" w16cex:dateUtc="2026-09-14T03:27:00Z"/>
  <w16cex:commentExtensible w16cex:durableId="16766498" w16cex:dateUtc="2026-09-14T03:27:00Z"/>
  <w16cex:commentExtensible w16cex:durableId="2FE2EC63" w16cex:dateUtc="2026-09-14T03:27:00Z"/>
  <w16cex:commentExtensible w16cex:durableId="6239A33D" w16cex:dateUtc="2026-09-14T03:27:00Z"/>
  <w16cex:commentExtensible w16cex:durableId="4929B5BF" w16cex:dateUtc="2026-09-14T03:27:00Z"/>
  <w16cex:commentExtensible w16cex:durableId="45FCD10B" w16cex:dateUtc="2026-09-14T03:27:00Z"/>
  <w16cex:commentExtensible w16cex:durableId="041CCF59" w16cex:dateUtc="2026-09-14T03:27:00Z"/>
  <w16cex:commentExtensible w16cex:durableId="07324E64" w16cex:dateUtc="2026-09-14T03:27:00Z"/>
  <w16cex:commentExtensible w16cex:durableId="53FF67C0" w16cex:dateUtc="2026-09-14T03:27:00Z"/>
  <w16cex:commentExtensible w16cex:durableId="66ABB434" w16cex:dateUtc="2026-09-14T03:27:00Z"/>
  <w16cex:commentExtensible w16cex:durableId="0CA3C86A" w16cex:dateUtc="2026-09-14T03:27:00Z"/>
  <w16cex:commentExtensible w16cex:durableId="5469F4F7" w16cex:dateUtc="2026-09-14T03:27:00Z"/>
  <w16cex:commentExtensible w16cex:durableId="3282EC35" w16cex:dateUtc="2026-09-14T03:27:00Z"/>
  <w16cex:commentExtensible w16cex:durableId="35808A4D" w16cex:dateUtc="2026-09-14T03:27:00Z"/>
  <w16cex:commentExtensible w16cex:durableId="5F206DB2" w16cex:dateUtc="2026-09-14T03:27:00Z"/>
  <w16cex:commentExtensible w16cex:durableId="0E8602D1" w16cex:dateUtc="2026-09-14T03:27:00Z"/>
  <w16cex:commentExtensible w16cex:durableId="7EBDBA8C" w16cex:dateUtc="2026-09-14T03:27:00Z"/>
  <w16cex:commentExtensible w16cex:durableId="251075A7" w16cex:dateUtc="2026-09-14T03:27:00Z"/>
  <w16cex:commentExtensible w16cex:durableId="3FED3FA9" w16cex:dateUtc="2026-09-14T03:27:00Z"/>
  <w16cex:commentExtensible w16cex:durableId="20D0106A" w16cex:dateUtc="2026-09-14T03:27:00Z"/>
  <w16cex:commentExtensible w16cex:durableId="0B111B95" w16cex:dateUtc="2026-09-14T03:27:00Z"/>
  <w16cex:commentExtensible w16cex:durableId="63278C2A" w16cex:dateUtc="2026-09-14T03:27:00Z"/>
  <w16cex:commentExtensible w16cex:durableId="3BFCB046" w16cex:dateUtc="2026-09-14T03:27:00Z"/>
  <w16cex:commentExtensible w16cex:durableId="6318145F" w16cex:dateUtc="2026-09-14T03:27:00Z"/>
  <w16cex:commentExtensible w16cex:durableId="0F8CBFE2" w16cex:dateUtc="2026-09-14T03:27:00Z"/>
  <w16cex:commentExtensible w16cex:durableId="51F37A3F" w16cex:dateUtc="2026-09-14T03:27:00Z"/>
  <w16cex:commentExtensible w16cex:durableId="51778786" w16cex:dateUtc="2026-09-14T03:27:00Z"/>
  <w16cex:commentExtensible w16cex:durableId="2CD9217B" w16cex:dateUtc="2026-09-14T03:27:00Z"/>
  <w16cex:commentExtensible w16cex:durableId="4CBB5626" w16cex:dateUtc="2026-09-14T03:27:00Z"/>
  <w16cex:commentExtensible w16cex:durableId="67EF56FC" w16cex:dateUtc="2026-09-14T03:27:00Z"/>
  <w16cex:commentExtensible w16cex:durableId="57320099" w16cex:dateUtc="2026-09-14T03:27:00Z"/>
  <w16cex:commentExtensible w16cex:durableId="38F27C84" w16cex:dateUtc="2026-09-14T03:27:00Z"/>
  <w16cex:commentExtensible w16cex:durableId="6A2CA6A0" w16cex:dateUtc="2026-09-14T03:27:00Z"/>
  <w16cex:commentExtensible w16cex:durableId="046FB520" w16cex:dateUtc="2026-09-14T03:27:00Z"/>
  <w16cex:commentExtensible w16cex:durableId="0FC7DE0A" w16cex:dateUtc="2026-09-14T03:27:00Z"/>
  <w16cex:commentExtensible w16cex:durableId="42B28AD2" w16cex:dateUtc="2026-09-14T03:27:00Z"/>
  <w16cex:commentExtensible w16cex:durableId="75E4BFC9" w16cex:dateUtc="2026-09-14T03:27:00Z"/>
  <w16cex:commentExtensible w16cex:durableId="183B1B39" w16cex:dateUtc="2026-09-14T03:27:00Z"/>
  <w16cex:commentExtensible w16cex:durableId="214B20C0" w16cex:dateUtc="2026-09-14T03:27:00Z"/>
  <w16cex:commentExtensible w16cex:durableId="3C036A0C" w16cex:dateUtc="2026-09-14T03:27:00Z"/>
  <w16cex:commentExtensible w16cex:durableId="29C681E1" w16cex:dateUtc="2026-09-14T03:27:00Z"/>
  <w16cex:commentExtensible w16cex:durableId="5D7D7C33" w16cex:dateUtc="2026-09-14T03:27:00Z"/>
  <w16cex:commentExtensible w16cex:durableId="5DBEBF0A" w16cex:dateUtc="2026-09-14T03:27:00Z"/>
  <w16cex:commentExtensible w16cex:durableId="6D405FED" w16cex:dateUtc="2026-09-14T03:27:00Z"/>
  <w16cex:commentExtensible w16cex:durableId="643704A7" w16cex:dateUtc="2026-09-14T03:27:00Z"/>
  <w16cex:commentExtensible w16cex:durableId="1D458461" w16cex:dateUtc="2026-09-14T03: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C665D4" w16cid:durableId="20D54E80"/>
  <w16cid:commentId w16cid:paraId="3A98EE0C" w16cid:durableId="656C5CA8"/>
  <w16cid:commentId w16cid:paraId="554B3FE7" w16cid:durableId="5E323371"/>
  <w16cid:commentId w16cid:paraId="571C457F" w16cid:durableId="10466035"/>
  <w16cid:commentId w16cid:paraId="027A6034" w16cid:durableId="685627C3"/>
  <w16cid:commentId w16cid:paraId="3D1B85AA" w16cid:durableId="6B0C880C"/>
  <w16cid:commentId w16cid:paraId="341329F8" w16cid:durableId="42786BE8"/>
  <w16cid:commentId w16cid:paraId="4613AA3D" w16cid:durableId="26A58515"/>
  <w16cid:commentId w16cid:paraId="7830E96C" w16cid:durableId="2E542C94"/>
  <w16cid:commentId w16cid:paraId="7A60C8E1" w16cid:durableId="1BD403F6"/>
  <w16cid:commentId w16cid:paraId="6AF3BF72" w16cid:durableId="53175248"/>
  <w16cid:commentId w16cid:paraId="2552718C" w16cid:durableId="3250433F"/>
  <w16cid:commentId w16cid:paraId="2D9F2C39" w16cid:durableId="16766498"/>
  <w16cid:commentId w16cid:paraId="203A77D5" w16cid:durableId="2FE2EC63"/>
  <w16cid:commentId w16cid:paraId="622562DF" w16cid:durableId="6239A33D"/>
  <w16cid:commentId w16cid:paraId="57AD9305" w16cid:durableId="4929B5BF"/>
  <w16cid:commentId w16cid:paraId="4A5CEC0E" w16cid:durableId="45FCD10B"/>
  <w16cid:commentId w16cid:paraId="52D6E389" w16cid:durableId="041CCF59"/>
  <w16cid:commentId w16cid:paraId="5E995477" w16cid:durableId="07324E64"/>
  <w16cid:commentId w16cid:paraId="7EBF55F5" w16cid:durableId="53FF67C0"/>
  <w16cid:commentId w16cid:paraId="51CA5718" w16cid:durableId="66ABB434"/>
  <w16cid:commentId w16cid:paraId="1FBA0D4C" w16cid:durableId="0CA3C86A"/>
  <w16cid:commentId w16cid:paraId="08549C35" w16cid:durableId="5469F4F7"/>
  <w16cid:commentId w16cid:paraId="2C75C568" w16cid:durableId="3282EC35"/>
  <w16cid:commentId w16cid:paraId="1E582477" w16cid:durableId="35808A4D"/>
  <w16cid:commentId w16cid:paraId="2B33A56D" w16cid:durableId="5F206DB2"/>
  <w16cid:commentId w16cid:paraId="30FC9845" w16cid:durableId="0E8602D1"/>
  <w16cid:commentId w16cid:paraId="55699C28" w16cid:durableId="7EBDBA8C"/>
  <w16cid:commentId w16cid:paraId="5BA7C51A" w16cid:durableId="251075A7"/>
  <w16cid:commentId w16cid:paraId="2903EF1E" w16cid:durableId="3FED3FA9"/>
  <w16cid:commentId w16cid:paraId="62C21258" w16cid:durableId="20D0106A"/>
  <w16cid:commentId w16cid:paraId="6D86A8B2" w16cid:durableId="0B111B95"/>
  <w16cid:commentId w16cid:paraId="55FF7463" w16cid:durableId="63278C2A"/>
  <w16cid:commentId w16cid:paraId="78E7AB5D" w16cid:durableId="3BFCB046"/>
  <w16cid:commentId w16cid:paraId="5DC73BB4" w16cid:durableId="6318145F"/>
  <w16cid:commentId w16cid:paraId="33B8CF78" w16cid:durableId="0F8CBFE2"/>
  <w16cid:commentId w16cid:paraId="4B58D9EB" w16cid:durableId="51F37A3F"/>
  <w16cid:commentId w16cid:paraId="62340AB4" w16cid:durableId="51778786"/>
  <w16cid:commentId w16cid:paraId="3C5BFDDA" w16cid:durableId="2CD9217B"/>
  <w16cid:commentId w16cid:paraId="59E76A79" w16cid:durableId="4CBB5626"/>
  <w16cid:commentId w16cid:paraId="3B241B97" w16cid:durableId="67EF56FC"/>
  <w16cid:commentId w16cid:paraId="144CCF38" w16cid:durableId="57320099"/>
  <w16cid:commentId w16cid:paraId="3668BA45" w16cid:durableId="38F27C84"/>
  <w16cid:commentId w16cid:paraId="420F940E" w16cid:durableId="6A2CA6A0"/>
  <w16cid:commentId w16cid:paraId="00EC1075" w16cid:durableId="046FB520"/>
  <w16cid:commentId w16cid:paraId="7AE0A00C" w16cid:durableId="0FC7DE0A"/>
  <w16cid:commentId w16cid:paraId="5FE89FE6" w16cid:durableId="42B28AD2"/>
  <w16cid:commentId w16cid:paraId="4EB48A46" w16cid:durableId="75E4BFC9"/>
  <w16cid:commentId w16cid:paraId="7A2E636D" w16cid:durableId="183B1B39"/>
  <w16cid:commentId w16cid:paraId="4296113D" w16cid:durableId="214B20C0"/>
  <w16cid:commentId w16cid:paraId="5BF4BF2B" w16cid:durableId="3C036A0C"/>
  <w16cid:commentId w16cid:paraId="18E5DA29" w16cid:durableId="29C681E1"/>
  <w16cid:commentId w16cid:paraId="0A6EE686" w16cid:durableId="5D7D7C33"/>
  <w16cid:commentId w16cid:paraId="41AB3DA6" w16cid:durableId="5DBEBF0A"/>
  <w16cid:commentId w16cid:paraId="22210F9B" w16cid:durableId="6D405FED"/>
  <w16cid:commentId w16cid:paraId="405E3DD0" w16cid:durableId="643704A7"/>
  <w16cid:commentId w16cid:paraId="6EB85415" w16cid:durableId="1D4584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928FC" w14:textId="77777777" w:rsidR="009E7B93" w:rsidRDefault="009E7B93" w:rsidP="001C122A">
      <w:pPr>
        <w:spacing w:after="0" w:line="240" w:lineRule="auto"/>
      </w:pPr>
      <w:r>
        <w:separator/>
      </w:r>
    </w:p>
  </w:endnote>
  <w:endnote w:type="continuationSeparator" w:id="0">
    <w:p w14:paraId="0C0E156C" w14:textId="77777777" w:rsidR="009E7B93" w:rsidRDefault="009E7B93" w:rsidP="001C12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26D5B" w14:textId="77777777" w:rsidR="009E7B93" w:rsidRDefault="009E7B93" w:rsidP="001C122A">
      <w:pPr>
        <w:spacing w:after="0" w:line="240" w:lineRule="auto"/>
      </w:pPr>
      <w:r>
        <w:separator/>
      </w:r>
    </w:p>
  </w:footnote>
  <w:footnote w:type="continuationSeparator" w:id="0">
    <w:p w14:paraId="45F088BF" w14:textId="77777777" w:rsidR="009E7B93" w:rsidRDefault="009E7B93" w:rsidP="001C122A">
      <w:pPr>
        <w:spacing w:after="0" w:line="240" w:lineRule="auto"/>
      </w:pPr>
      <w:r>
        <w:continuationSeparator/>
      </w:r>
    </w:p>
  </w:footnote>
  <w:footnote w:id="1">
    <w:p w14:paraId="6486A00E" w14:textId="305BE9CF" w:rsidR="001C122A" w:rsidRDefault="001C122A" w:rsidP="001C122A">
      <w:pPr>
        <w:pStyle w:val="FootnoteText"/>
        <w:rPr>
          <w:rFonts w:ascii="Times New Roman" w:hAnsi="Times New Roman" w:cs="Times New Roman"/>
          <w:sz w:val="18"/>
          <w:szCs w:val="18"/>
        </w:rPr>
      </w:pPr>
      <w:r w:rsidRPr="009651F6">
        <w:rPr>
          <w:rStyle w:val="FootnoteReference"/>
          <w:rFonts w:ascii="Times New Roman" w:hAnsi="Times New Roman" w:cs="Times New Roman"/>
        </w:rPr>
        <w:footnoteRef/>
      </w:r>
      <w:r w:rsidRPr="009651F6">
        <w:rPr>
          <w:rFonts w:ascii="Times New Roman" w:hAnsi="Times New Roman" w:cs="Times New Roman"/>
        </w:rPr>
        <w:t xml:space="preserve"> </w:t>
      </w:r>
      <w:r w:rsidRPr="009651F6">
        <w:rPr>
          <w:rFonts w:ascii="Times New Roman" w:hAnsi="Times New Roman" w:cs="Times New Roman"/>
          <w:sz w:val="18"/>
          <w:szCs w:val="18"/>
        </w:rPr>
        <w:t xml:space="preserve">The proximity is not accidental and must be addressed. The positions the Church has condemned are, with few exceptions, serious attempts to address real difficulties. Arius on the unity of God, Apollinaris on the unity of Christ, Origen on the reach of divine goodness; each </w:t>
      </w:r>
      <w:r w:rsidR="00FA7A85" w:rsidRPr="009651F6">
        <w:rPr>
          <w:rFonts w:ascii="Times New Roman" w:hAnsi="Times New Roman" w:cs="Times New Roman"/>
          <w:sz w:val="18"/>
          <w:szCs w:val="18"/>
        </w:rPr>
        <w:t>break</w:t>
      </w:r>
      <w:r w:rsidRPr="009651F6">
        <w:rPr>
          <w:rFonts w:ascii="Times New Roman" w:hAnsi="Times New Roman" w:cs="Times New Roman"/>
          <w:sz w:val="18"/>
          <w:szCs w:val="18"/>
        </w:rPr>
        <w:t xml:space="preserve"> at a specific point, and the cracks are instructive. Anyone who takes the same difficulties seriously will find themselves standing in roughly the same place. What distinguishes an orthodox position from a heretical one is often a very fine distinction, drawn precisely. That is the work I am attempting here.</w:t>
      </w:r>
    </w:p>
    <w:p w14:paraId="7E067E0A" w14:textId="77777777" w:rsidR="00700837" w:rsidRPr="009651F6" w:rsidRDefault="00700837" w:rsidP="001C122A">
      <w:pPr>
        <w:pStyle w:val="FootnoteText"/>
        <w:rPr>
          <w:rFonts w:ascii="Times New Roman" w:hAnsi="Times New Roman" w:cs="Times New Roman"/>
        </w:rPr>
      </w:pPr>
    </w:p>
  </w:footnote>
  <w:footnote w:id="2">
    <w:p w14:paraId="1BB72728" w14:textId="77777777" w:rsidR="001C122A" w:rsidRDefault="001C122A" w:rsidP="001C122A">
      <w:pPr>
        <w:spacing w:line="240" w:lineRule="auto"/>
      </w:pPr>
      <w:r w:rsidRPr="009651F6">
        <w:rPr>
          <w:rStyle w:val="FootnoteReference"/>
          <w:rFonts w:cs="Times New Roman"/>
        </w:rPr>
        <w:footnoteRef/>
      </w:r>
      <w:r w:rsidRPr="009651F6">
        <w:rPr>
          <w:rFonts w:cs="Times New Roman"/>
          <w:sz w:val="18"/>
          <w:szCs w:val="18"/>
        </w:rPr>
        <w:t xml:space="preserve">Greek </w:t>
      </w:r>
      <w:r w:rsidRPr="009651F6">
        <w:rPr>
          <w:rFonts w:cs="Times New Roman"/>
          <w:i/>
          <w:iCs/>
          <w:sz w:val="18"/>
          <w:szCs w:val="18"/>
        </w:rPr>
        <w:t>glōssa</w:t>
      </w:r>
      <w:r w:rsidRPr="009651F6">
        <w:rPr>
          <w:rFonts w:cs="Times New Roman"/>
          <w:sz w:val="18"/>
          <w:szCs w:val="18"/>
        </w:rPr>
        <w:t xml:space="preserve">, tongue or language; in the grammatical tradition running from Aristotle onward, a </w:t>
      </w:r>
      <w:r w:rsidRPr="009651F6">
        <w:rPr>
          <w:rFonts w:cs="Times New Roman"/>
          <w:i/>
          <w:iCs/>
          <w:sz w:val="18"/>
          <w:szCs w:val="18"/>
        </w:rPr>
        <w:t>glōssa</w:t>
      </w:r>
      <w:r w:rsidRPr="009651F6">
        <w:rPr>
          <w:rFonts w:cs="Times New Roman"/>
          <w:sz w:val="18"/>
          <w:szCs w:val="18"/>
        </w:rPr>
        <w:t xml:space="preserve"> is specifically an obscure or foreign word requiring explanation, and a glossary collects them. The Latin </w:t>
      </w:r>
      <w:r w:rsidRPr="009651F6">
        <w:rPr>
          <w:rFonts w:cs="Times New Roman"/>
          <w:i/>
          <w:iCs/>
          <w:sz w:val="18"/>
          <w:szCs w:val="18"/>
        </w:rPr>
        <w:t>glossa</w:t>
      </w:r>
      <w:r w:rsidRPr="009651F6">
        <w:rPr>
          <w:rFonts w:cs="Times New Roman"/>
          <w:sz w:val="18"/>
          <w:szCs w:val="18"/>
        </w:rPr>
        <w:t xml:space="preserve"> and the medieval </w:t>
      </w:r>
      <w:r w:rsidRPr="009651F6">
        <w:rPr>
          <w:rFonts w:cs="Times New Roman"/>
          <w:i/>
          <w:iCs/>
          <w:sz w:val="18"/>
          <w:szCs w:val="18"/>
        </w:rPr>
        <w:t>glossa ordinaria</w:t>
      </w:r>
      <w:r w:rsidRPr="009651F6">
        <w:rPr>
          <w:rFonts w:cs="Times New Roman"/>
          <w:sz w:val="18"/>
          <w:szCs w:val="18"/>
        </w:rPr>
        <w:t xml:space="preserve"> — the marginal and interlinear commentary surrounding a biblical or legal text — carry the sense into English.</w:t>
      </w:r>
    </w:p>
  </w:footnote>
  <w:footnote w:id="3">
    <w:p w14:paraId="13440910" w14:textId="5AAB7DF7" w:rsidR="009651F6" w:rsidRDefault="009651F6">
      <w:pPr>
        <w:pStyle w:val="FootnoteText"/>
        <w:rPr>
          <w:rFonts w:ascii="Times New Roman" w:hAnsi="Times New Roman" w:cs="Times New Roman"/>
          <w:sz w:val="18"/>
          <w:szCs w:val="18"/>
        </w:rPr>
      </w:pPr>
      <w:r w:rsidRPr="009651F6">
        <w:rPr>
          <w:rStyle w:val="FootnoteReference"/>
          <w:rFonts w:ascii="Times New Roman" w:hAnsi="Times New Roman" w:cs="Times New Roman"/>
        </w:rPr>
        <w:footnoteRef/>
      </w:r>
      <w:r w:rsidRPr="009651F6">
        <w:rPr>
          <w:rFonts w:ascii="Times New Roman" w:hAnsi="Times New Roman" w:cs="Times New Roman"/>
        </w:rPr>
        <w:t xml:space="preserve"> </w:t>
      </w:r>
      <w:r w:rsidRPr="009651F6">
        <w:rPr>
          <w:rFonts w:ascii="Times New Roman" w:hAnsi="Times New Roman" w:cs="Times New Roman"/>
          <w:sz w:val="18"/>
          <w:szCs w:val="18"/>
        </w:rPr>
        <w:t>1 Corinthians 8:6</w:t>
      </w:r>
      <w:r w:rsidRPr="009651F6">
        <w:rPr>
          <w:rFonts w:ascii="Times New Roman" w:hAnsi="Times New Roman" w:cs="Times New Roman"/>
        </w:rPr>
        <w:t xml:space="preserve"> </w:t>
      </w:r>
      <w:r w:rsidRPr="009651F6">
        <w:rPr>
          <w:rFonts w:ascii="Times New Roman" w:hAnsi="Times New Roman" w:cs="Times New Roman"/>
          <w:sz w:val="18"/>
          <w:szCs w:val="18"/>
        </w:rPr>
        <w:t>“…yet for us there is one God, the Father, from whom are all things and for whom we exist, and one Lord, Jesus Christ, through whom are all things and through whom we exist.”</w:t>
      </w:r>
    </w:p>
    <w:p w14:paraId="5447CD0F" w14:textId="77777777" w:rsidR="00700837" w:rsidRPr="009651F6" w:rsidRDefault="00700837">
      <w:pPr>
        <w:pStyle w:val="FootnoteText"/>
        <w:rPr>
          <w:rFonts w:ascii="Times New Roman" w:hAnsi="Times New Roman" w:cs="Times New Roman"/>
        </w:rPr>
      </w:pPr>
    </w:p>
  </w:footnote>
  <w:footnote w:id="4">
    <w:p w14:paraId="39E851FF" w14:textId="45CFE3E6" w:rsidR="009651F6" w:rsidRDefault="009651F6">
      <w:pPr>
        <w:pStyle w:val="FootnoteText"/>
        <w:rPr>
          <w:rFonts w:ascii="Times New Roman" w:hAnsi="Times New Roman" w:cs="Times New Roman"/>
          <w:sz w:val="18"/>
          <w:szCs w:val="18"/>
        </w:rPr>
      </w:pPr>
      <w:r>
        <w:rPr>
          <w:rStyle w:val="FootnoteReference"/>
        </w:rPr>
        <w:footnoteRef/>
      </w:r>
      <w:r>
        <w:t xml:space="preserve"> </w:t>
      </w:r>
      <w:r w:rsidR="007B12A4">
        <w:rPr>
          <w:rFonts w:ascii="Times New Roman" w:hAnsi="Times New Roman" w:cs="Times New Roman"/>
          <w:sz w:val="18"/>
          <w:szCs w:val="18"/>
        </w:rPr>
        <w:t>As in, w</w:t>
      </w:r>
      <w:r>
        <w:rPr>
          <w:rFonts w:ascii="Times New Roman" w:hAnsi="Times New Roman" w:cs="Times New Roman"/>
          <w:sz w:val="18"/>
          <w:szCs w:val="18"/>
        </w:rPr>
        <w:t>e just said, “One Lord</w:t>
      </w:r>
      <w:r w:rsidR="00C43D2A">
        <w:rPr>
          <w:rFonts w:ascii="Times New Roman" w:hAnsi="Times New Roman" w:cs="Times New Roman"/>
          <w:sz w:val="18"/>
          <w:szCs w:val="18"/>
        </w:rPr>
        <w:t>” talking about</w:t>
      </w:r>
      <w:r>
        <w:rPr>
          <w:rFonts w:ascii="Times New Roman" w:hAnsi="Times New Roman" w:cs="Times New Roman"/>
          <w:sz w:val="18"/>
          <w:szCs w:val="18"/>
        </w:rPr>
        <w:t xml:space="preserve"> </w:t>
      </w:r>
      <w:r w:rsidR="00C43D2A">
        <w:rPr>
          <w:rFonts w:ascii="Times New Roman" w:hAnsi="Times New Roman" w:cs="Times New Roman"/>
          <w:sz w:val="18"/>
          <w:szCs w:val="18"/>
        </w:rPr>
        <w:t>“</w:t>
      </w:r>
      <w:r>
        <w:rPr>
          <w:rFonts w:ascii="Times New Roman" w:hAnsi="Times New Roman" w:cs="Times New Roman"/>
          <w:sz w:val="18"/>
          <w:szCs w:val="18"/>
        </w:rPr>
        <w:t>Jesus Christ,” that doesn’t make sense…</w:t>
      </w:r>
    </w:p>
    <w:p w14:paraId="5258AC25" w14:textId="77777777" w:rsidR="00700837" w:rsidRPr="009651F6" w:rsidRDefault="00700837">
      <w:pPr>
        <w:pStyle w:val="FootnoteText"/>
        <w:rPr>
          <w:rFonts w:ascii="Times New Roman" w:hAnsi="Times New Roman" w:cs="Times New Roman"/>
          <w:sz w:val="18"/>
          <w:szCs w:val="18"/>
        </w:rPr>
      </w:pPr>
    </w:p>
  </w:footnote>
  <w:footnote w:id="5">
    <w:p w14:paraId="458BF3F3" w14:textId="74747F36" w:rsidR="009651F6" w:rsidRDefault="009651F6">
      <w:pPr>
        <w:pStyle w:val="FootnoteText"/>
        <w:rPr>
          <w:rFonts w:ascii="Times New Roman" w:hAnsi="Times New Roman" w:cs="Times New Roman"/>
          <w:sz w:val="18"/>
          <w:szCs w:val="18"/>
        </w:rPr>
      </w:pPr>
      <w:r>
        <w:rPr>
          <w:rStyle w:val="FootnoteReference"/>
        </w:rPr>
        <w:footnoteRef/>
      </w:r>
      <w:r>
        <w:t xml:space="preserve"> </w:t>
      </w:r>
      <w:r w:rsidRPr="009651F6">
        <w:rPr>
          <w:rFonts w:ascii="Times New Roman" w:hAnsi="Times New Roman" w:cs="Times New Roman"/>
          <w:sz w:val="18"/>
          <w:szCs w:val="18"/>
        </w:rPr>
        <w:t xml:space="preserve">Deuteronomy 6:4–9; the second paragraph of the </w:t>
      </w:r>
      <w:r w:rsidRPr="008E4914">
        <w:rPr>
          <w:rFonts w:ascii="Times New Roman" w:hAnsi="Times New Roman" w:cs="Times New Roman"/>
          <w:i/>
          <w:iCs/>
          <w:sz w:val="18"/>
          <w:szCs w:val="18"/>
        </w:rPr>
        <w:t>Shema</w:t>
      </w:r>
      <w:r w:rsidRPr="009651F6">
        <w:rPr>
          <w:rFonts w:ascii="Times New Roman" w:hAnsi="Times New Roman" w:cs="Times New Roman"/>
          <w:sz w:val="18"/>
          <w:szCs w:val="18"/>
        </w:rPr>
        <w:t xml:space="preserve"> at 11:13–21.</w:t>
      </w:r>
    </w:p>
    <w:p w14:paraId="1EDAF345" w14:textId="77777777" w:rsidR="00700837" w:rsidRPr="009651F6" w:rsidRDefault="00700837">
      <w:pPr>
        <w:pStyle w:val="FootnoteText"/>
        <w:rPr>
          <w:rFonts w:ascii="Times New Roman" w:hAnsi="Times New Roman" w:cs="Times New Roman"/>
          <w:sz w:val="18"/>
          <w:szCs w:val="18"/>
        </w:rPr>
      </w:pPr>
    </w:p>
  </w:footnote>
  <w:footnote w:id="6">
    <w:p w14:paraId="3B69E3A3" w14:textId="739FA545" w:rsidR="00F07547" w:rsidRDefault="00F07547">
      <w:pPr>
        <w:pStyle w:val="FootnoteText"/>
        <w:rPr>
          <w:rFonts w:ascii="Times New Roman" w:hAnsi="Times New Roman" w:cs="Times New Roman"/>
          <w:sz w:val="18"/>
          <w:szCs w:val="18"/>
        </w:rPr>
      </w:pPr>
      <w:r>
        <w:rPr>
          <w:rStyle w:val="FootnoteReference"/>
        </w:rPr>
        <w:footnoteRef/>
      </w:r>
      <w:r>
        <w:t xml:space="preserve"> </w:t>
      </w:r>
      <w:r>
        <w:rPr>
          <w:rFonts w:ascii="Times New Roman" w:hAnsi="Times New Roman" w:cs="Times New Roman"/>
          <w:sz w:val="18"/>
          <w:szCs w:val="18"/>
        </w:rPr>
        <w:t>R</w:t>
      </w:r>
      <w:r w:rsidRPr="00F07547">
        <w:rPr>
          <w:rFonts w:ascii="Times New Roman" w:hAnsi="Times New Roman" w:cs="Times New Roman"/>
          <w:sz w:val="18"/>
          <w:szCs w:val="18"/>
        </w:rPr>
        <w:t>ashi</w:t>
      </w:r>
      <w:r w:rsidR="00274569">
        <w:rPr>
          <w:rFonts w:ascii="Times New Roman" w:hAnsi="Times New Roman" w:cs="Times New Roman"/>
          <w:sz w:val="18"/>
          <w:szCs w:val="18"/>
        </w:rPr>
        <w:t xml:space="preserve"> (</w:t>
      </w:r>
      <w:r w:rsidR="00EB2F32">
        <w:rPr>
          <w:rFonts w:ascii="Times New Roman" w:hAnsi="Times New Roman" w:cs="Times New Roman"/>
          <w:sz w:val="18"/>
          <w:szCs w:val="18"/>
        </w:rPr>
        <w:t xml:space="preserve">Rabbi </w:t>
      </w:r>
      <w:r w:rsidR="00274569">
        <w:rPr>
          <w:rFonts w:ascii="Times New Roman" w:hAnsi="Times New Roman" w:cs="Times New Roman"/>
          <w:sz w:val="18"/>
          <w:szCs w:val="18"/>
        </w:rPr>
        <w:t>Shlomo Yit</w:t>
      </w:r>
      <w:r w:rsidR="00EB2F32">
        <w:rPr>
          <w:rFonts w:ascii="Times New Roman" w:hAnsi="Times New Roman" w:cs="Times New Roman"/>
          <w:sz w:val="18"/>
          <w:szCs w:val="18"/>
        </w:rPr>
        <w:t>zchaki, c.</w:t>
      </w:r>
      <w:r w:rsidR="00791732">
        <w:rPr>
          <w:rFonts w:ascii="Times New Roman" w:hAnsi="Times New Roman" w:cs="Times New Roman"/>
          <w:sz w:val="18"/>
          <w:szCs w:val="18"/>
        </w:rPr>
        <w:t>1040-</w:t>
      </w:r>
      <w:r w:rsidR="00A23CF4">
        <w:rPr>
          <w:rFonts w:ascii="Times New Roman" w:hAnsi="Times New Roman" w:cs="Times New Roman"/>
          <w:sz w:val="18"/>
          <w:szCs w:val="18"/>
        </w:rPr>
        <w:t>c.</w:t>
      </w:r>
      <w:r w:rsidR="00791732">
        <w:rPr>
          <w:rFonts w:ascii="Times New Roman" w:hAnsi="Times New Roman" w:cs="Times New Roman"/>
          <w:sz w:val="18"/>
          <w:szCs w:val="18"/>
        </w:rPr>
        <w:t>11</w:t>
      </w:r>
      <w:r w:rsidR="00821445">
        <w:rPr>
          <w:rFonts w:ascii="Times New Roman" w:hAnsi="Times New Roman" w:cs="Times New Roman"/>
          <w:sz w:val="18"/>
          <w:szCs w:val="18"/>
        </w:rPr>
        <w:t>05)</w:t>
      </w:r>
      <w:r w:rsidRPr="00F07547">
        <w:rPr>
          <w:rFonts w:ascii="Times New Roman" w:hAnsi="Times New Roman" w:cs="Times New Roman"/>
          <w:sz w:val="18"/>
          <w:szCs w:val="18"/>
        </w:rPr>
        <w:t xml:space="preserve"> reads </w:t>
      </w:r>
      <w:r w:rsidRPr="00F07547">
        <w:rPr>
          <w:rFonts w:ascii="Times New Roman" w:hAnsi="Times New Roman" w:cs="Times New Roman"/>
          <w:i/>
          <w:iCs/>
          <w:sz w:val="18"/>
          <w:szCs w:val="18"/>
        </w:rPr>
        <w:t>Hashem echad</w:t>
      </w:r>
      <w:r w:rsidRPr="00F07547">
        <w:rPr>
          <w:rFonts w:ascii="Times New Roman" w:hAnsi="Times New Roman" w:cs="Times New Roman"/>
          <w:sz w:val="18"/>
          <w:szCs w:val="18"/>
        </w:rPr>
        <w:t xml:space="preserve"> eschatologically — that G</w:t>
      </w:r>
      <w:r w:rsidR="000C7831">
        <w:rPr>
          <w:rFonts w:ascii="Times New Roman" w:hAnsi="Times New Roman" w:cs="Times New Roman"/>
          <w:sz w:val="18"/>
          <w:szCs w:val="18"/>
        </w:rPr>
        <w:t>-</w:t>
      </w:r>
      <w:r w:rsidRPr="00F07547">
        <w:rPr>
          <w:rFonts w:ascii="Times New Roman" w:hAnsi="Times New Roman" w:cs="Times New Roman"/>
          <w:sz w:val="18"/>
          <w:szCs w:val="18"/>
        </w:rPr>
        <w:t>d is the only G</w:t>
      </w:r>
      <w:r w:rsidR="000C7831">
        <w:rPr>
          <w:rFonts w:ascii="Times New Roman" w:hAnsi="Times New Roman" w:cs="Times New Roman"/>
          <w:sz w:val="18"/>
          <w:szCs w:val="18"/>
        </w:rPr>
        <w:t>-</w:t>
      </w:r>
      <w:r w:rsidRPr="00F07547">
        <w:rPr>
          <w:rFonts w:ascii="Times New Roman" w:hAnsi="Times New Roman" w:cs="Times New Roman"/>
          <w:sz w:val="18"/>
          <w:szCs w:val="18"/>
        </w:rPr>
        <w:t>d now and will be acknowledged as such by all the nations in time to come, echoing Zechariah 14:9. Ibn Ezra</w:t>
      </w:r>
      <w:r w:rsidR="006E4519">
        <w:rPr>
          <w:rFonts w:ascii="Times New Roman" w:hAnsi="Times New Roman" w:cs="Times New Roman"/>
          <w:sz w:val="18"/>
          <w:szCs w:val="18"/>
        </w:rPr>
        <w:t xml:space="preserve"> (</w:t>
      </w:r>
      <w:r w:rsidR="00B71C38">
        <w:rPr>
          <w:rFonts w:ascii="Times New Roman" w:hAnsi="Times New Roman" w:cs="Times New Roman"/>
          <w:sz w:val="18"/>
          <w:szCs w:val="18"/>
        </w:rPr>
        <w:t xml:space="preserve">Abraham ben Meir Ibn Ezra </w:t>
      </w:r>
      <w:r w:rsidR="009D7663">
        <w:rPr>
          <w:rFonts w:ascii="Times New Roman" w:hAnsi="Times New Roman" w:cs="Times New Roman"/>
          <w:sz w:val="18"/>
          <w:szCs w:val="18"/>
        </w:rPr>
        <w:t>c.1089 – c.</w:t>
      </w:r>
      <w:r w:rsidR="007251D8">
        <w:rPr>
          <w:rFonts w:ascii="Times New Roman" w:hAnsi="Times New Roman" w:cs="Times New Roman"/>
          <w:sz w:val="18"/>
          <w:szCs w:val="18"/>
        </w:rPr>
        <w:t>1167)</w:t>
      </w:r>
      <w:r w:rsidRPr="00F07547">
        <w:rPr>
          <w:rFonts w:ascii="Times New Roman" w:hAnsi="Times New Roman" w:cs="Times New Roman"/>
          <w:sz w:val="18"/>
          <w:szCs w:val="18"/>
        </w:rPr>
        <w:t xml:space="preserve"> reads it as a claim about metaphysical simplicity — not composed of parts, not bounded by time or place. Two readings that could hardly be further apart. Both recur in this document, and not as curiosities: the eschatological reading bears on what I mean by the last things, and the simplicity reading is the difficulty any Trinitarian account </w:t>
      </w:r>
      <w:r w:rsidR="00700837" w:rsidRPr="00F07547">
        <w:rPr>
          <w:rFonts w:ascii="Times New Roman" w:hAnsi="Times New Roman" w:cs="Times New Roman"/>
          <w:sz w:val="18"/>
          <w:szCs w:val="18"/>
        </w:rPr>
        <w:t>must</w:t>
      </w:r>
      <w:r w:rsidRPr="00F07547">
        <w:rPr>
          <w:rFonts w:ascii="Times New Roman" w:hAnsi="Times New Roman" w:cs="Times New Roman"/>
          <w:sz w:val="18"/>
          <w:szCs w:val="18"/>
        </w:rPr>
        <w:t xml:space="preserve"> answer.</w:t>
      </w:r>
    </w:p>
    <w:p w14:paraId="0C6B5ABB" w14:textId="77777777" w:rsidR="00700837" w:rsidRDefault="00700837">
      <w:pPr>
        <w:pStyle w:val="FootnoteText"/>
      </w:pPr>
    </w:p>
  </w:footnote>
  <w:footnote w:id="7">
    <w:p w14:paraId="49A132DB" w14:textId="791D226F" w:rsidR="008E0B48" w:rsidRDefault="008E0B48" w:rsidP="00B8135B">
      <w:pPr>
        <w:spacing w:line="240" w:lineRule="auto"/>
      </w:pPr>
      <w:r>
        <w:rPr>
          <w:rStyle w:val="FootnoteReference"/>
        </w:rPr>
        <w:footnoteRef/>
      </w:r>
      <w:r>
        <w:rPr>
          <w:i/>
          <w:iCs/>
          <w:sz w:val="18"/>
          <w:szCs w:val="18"/>
        </w:rPr>
        <w:t>Almighty.</w:t>
      </w:r>
      <w:r>
        <w:rPr>
          <w:sz w:val="18"/>
          <w:szCs w:val="18"/>
        </w:rPr>
        <w:t xml:space="preserve"> The Greek is </w:t>
      </w:r>
      <w:r>
        <w:rPr>
          <w:i/>
          <w:iCs/>
          <w:sz w:val="18"/>
          <w:szCs w:val="18"/>
        </w:rPr>
        <w:t>pantokratōr</w:t>
      </w:r>
      <w:r>
        <w:rPr>
          <w:sz w:val="18"/>
          <w:szCs w:val="18"/>
        </w:rPr>
        <w:t>, all-holding,</w:t>
      </w:r>
      <w:r w:rsidR="00B66C72">
        <w:rPr>
          <w:sz w:val="18"/>
          <w:szCs w:val="18"/>
        </w:rPr>
        <w:t xml:space="preserve"> a</w:t>
      </w:r>
      <w:r w:rsidR="00570964">
        <w:rPr>
          <w:sz w:val="18"/>
          <w:szCs w:val="18"/>
        </w:rPr>
        <w:t>ll-ruling</w:t>
      </w:r>
      <w:r w:rsidR="00586D79">
        <w:rPr>
          <w:sz w:val="18"/>
          <w:szCs w:val="18"/>
        </w:rPr>
        <w:t>,</w:t>
      </w:r>
      <w:r>
        <w:rPr>
          <w:sz w:val="18"/>
          <w:szCs w:val="18"/>
        </w:rPr>
        <w:t xml:space="preserve"> not all-capable. The Latin </w:t>
      </w:r>
      <w:r>
        <w:rPr>
          <w:i/>
          <w:iCs/>
          <w:sz w:val="18"/>
          <w:szCs w:val="18"/>
        </w:rPr>
        <w:t>omnipotens</w:t>
      </w:r>
      <w:r>
        <w:rPr>
          <w:sz w:val="18"/>
          <w:szCs w:val="18"/>
        </w:rPr>
        <w:t xml:space="preserve"> behind our English is where most modern arguments about omnipotence come from, and the drift happened at translation: </w:t>
      </w:r>
      <w:del w:id="7" w:author="Claude" w:date="2026-09-13T00:00:00Z">
        <w:r>
          <w:rPr>
            <w:i/>
            <w:iCs/>
            <w:sz w:val="18"/>
            <w:szCs w:val="18"/>
          </w:rPr>
          <w:delText>al-mihtig</w:delText>
        </w:r>
      </w:del>
      <w:ins w:id="8" w:author="Claude" w:date="2026-09-13T00:00:00Z">
        <w:r>
          <w:rPr>
            <w:i/>
            <w:iCs/>
            <w:sz w:val="18"/>
            <w:szCs w:val="18"/>
          </w:rPr>
          <w:t>ælmihtig</w:t>
        </w:r>
      </w:ins>
      <w:r>
        <w:rPr>
          <w:sz w:val="18"/>
          <w:szCs w:val="18"/>
        </w:rPr>
        <w:t xml:space="preserve"> renders the Latin rather than the Greek, so the word reaches us at two removes from what it was chosen to say.</w:t>
      </w:r>
    </w:p>
  </w:footnote>
  <w:footnote w:id="8">
    <w:p w14:paraId="10D460D2" w14:textId="77777777" w:rsidR="00700837" w:rsidRDefault="00700837" w:rsidP="00700837">
      <w:pPr>
        <w:spacing w:line="240" w:lineRule="auto"/>
      </w:pPr>
      <w:r>
        <w:rPr>
          <w:rStyle w:val="FootnoteReference"/>
        </w:rPr>
        <w:footnoteRef/>
      </w:r>
      <w:r>
        <w:rPr>
          <w:sz w:val="18"/>
          <w:szCs w:val="18"/>
        </w:rPr>
        <w:t>The Council's target was not pagan polytheism. Its live opponents were Marcion, who held two gods, and the Valentinians, whose scheme placed a lesser maker between God and the world. "One" as I read it — excluding rival existents rather than rival deities — is a larger claim than the clause was drafted to make, not a smaller one.</w:t>
      </w:r>
    </w:p>
  </w:footnote>
  <w:footnote w:id="9">
    <w:p w14:paraId="5ADEDAA9" w14:textId="5979D6EC" w:rsidR="00650D8D" w:rsidRDefault="00650D8D">
      <w:pPr>
        <w:pStyle w:val="FootnoteText"/>
      </w:pPr>
      <w:r>
        <w:rPr>
          <w:rStyle w:val="FootnoteReference"/>
        </w:rPr>
        <w:footnoteRef/>
      </w:r>
      <w:r>
        <w:t xml:space="preserve"> </w:t>
      </w:r>
      <w:r w:rsidR="003554EB" w:rsidRPr="00FD1042">
        <w:rPr>
          <w:rFonts w:ascii="Times New Roman" w:hAnsi="Times New Roman" w:cs="Times New Roman"/>
          <w:sz w:val="18"/>
          <w:szCs w:val="18"/>
        </w:rPr>
        <w:t>Isaiah 45:22</w:t>
      </w:r>
    </w:p>
  </w:footnote>
  <w:footnote w:id="10">
    <w:p w14:paraId="3E93015A" w14:textId="1BFC0323" w:rsidR="00700837" w:rsidRDefault="00700837" w:rsidP="00700837">
      <w:pPr>
        <w:spacing w:line="240" w:lineRule="auto"/>
      </w:pPr>
      <w:r>
        <w:rPr>
          <w:rStyle w:val="FootnoteReference"/>
        </w:rPr>
        <w:footnoteRef/>
      </w:r>
      <w:r>
        <w:rPr>
          <w:sz w:val="18"/>
          <w:szCs w:val="18"/>
        </w:rPr>
        <w:t xml:space="preserve"> Deuteronomy 4:35.</w:t>
      </w:r>
    </w:p>
  </w:footnote>
  <w:footnote w:id="11">
    <w:p w14:paraId="1A04967B" w14:textId="77777777" w:rsidR="002A42F6" w:rsidRDefault="002A42F6" w:rsidP="002A42F6">
      <w:pPr>
        <w:spacing w:line="240" w:lineRule="auto"/>
      </w:pPr>
      <w:r>
        <w:rPr>
          <w:rStyle w:val="FootnoteReference"/>
        </w:rPr>
        <w:footnoteRef/>
      </w:r>
      <w:r>
        <w:rPr>
          <w:sz w:val="18"/>
          <w:szCs w:val="18"/>
        </w:rPr>
        <w:t xml:space="preserve">Spinoza identifies God with nature and has everything follow from the divine nature by necessity — </w:t>
      </w:r>
      <w:r>
        <w:rPr>
          <w:i/>
          <w:iCs/>
          <w:sz w:val="18"/>
          <w:szCs w:val="18"/>
        </w:rPr>
        <w:t>natura naturans</w:t>
      </w:r>
      <w:r>
        <w:rPr>
          <w:sz w:val="18"/>
          <w:szCs w:val="18"/>
        </w:rPr>
        <w:t xml:space="preserve"> and </w:t>
      </w:r>
      <w:r>
        <w:rPr>
          <w:i/>
          <w:iCs/>
          <w:sz w:val="18"/>
          <w:szCs w:val="18"/>
        </w:rPr>
        <w:t>natura naturata</w:t>
      </w:r>
      <w:r>
        <w:rPr>
          <w:sz w:val="18"/>
          <w:szCs w:val="18"/>
        </w:rPr>
        <w:t>, with no point at which anything could have been otherwise. It is a monism, and it is the one most often meant when pantheism is named. The disagreement here is not about whether there is one reality but about whether that reality chooses.</w:t>
      </w:r>
    </w:p>
  </w:footnote>
  <w:footnote w:id="12">
    <w:p w14:paraId="28A7A1DA" w14:textId="77777777" w:rsidR="00700837" w:rsidRDefault="00700837" w:rsidP="00700837">
      <w:pPr>
        <w:spacing w:line="240" w:lineRule="auto"/>
      </w:pPr>
      <w:r>
        <w:rPr>
          <w:rStyle w:val="FootnoteReference"/>
        </w:rPr>
        <w:footnoteRef/>
      </w:r>
      <w:r>
        <w:rPr>
          <w:sz w:val="18"/>
          <w:szCs w:val="18"/>
        </w:rPr>
        <w:t xml:space="preserve">Exodus 3:14. </w:t>
      </w:r>
      <w:r>
        <w:rPr>
          <w:i/>
          <w:iCs/>
          <w:sz w:val="18"/>
          <w:szCs w:val="18"/>
        </w:rPr>
        <w:t>Ehyeh asher ehyeh</w:t>
      </w:r>
      <w:r>
        <w:rPr>
          <w:sz w:val="18"/>
          <w:szCs w:val="18"/>
        </w:rPr>
        <w:t xml:space="preserve"> is imperfect in the Hebrew — I will be what I will be, or I am becoming what I am becoming — and the Greek fixed it as a static </w:t>
      </w:r>
      <w:r>
        <w:rPr>
          <w:i/>
          <w:iCs/>
          <w:sz w:val="18"/>
          <w:szCs w:val="18"/>
        </w:rPr>
        <w:t>egō eimi ho ōn</w:t>
      </w:r>
      <w:r>
        <w:rPr>
          <w:sz w:val="18"/>
          <w:szCs w:val="18"/>
        </w:rPr>
        <w:t>, I am the being. Given that this whole account is a pulse rather than a state, the untranslated Hebrew is on my side.</w:t>
      </w:r>
    </w:p>
  </w:footnote>
  <w:footnote w:id="13">
    <w:p w14:paraId="0147D56D" w14:textId="77777777" w:rsidR="00700837" w:rsidRDefault="00700837" w:rsidP="00700837">
      <w:pPr>
        <w:spacing w:line="240" w:lineRule="auto"/>
      </w:pPr>
      <w:r>
        <w:rPr>
          <w:rStyle w:val="FootnoteReference"/>
        </w:rPr>
        <w:footnoteRef/>
      </w:r>
      <w:r>
        <w:rPr>
          <w:i/>
          <w:iCs/>
          <w:sz w:val="18"/>
          <w:szCs w:val="18"/>
        </w:rPr>
        <w:t>Tzimtzum</w:t>
      </w:r>
      <w:r>
        <w:rPr>
          <w:sz w:val="18"/>
          <w:szCs w:val="18"/>
        </w:rPr>
        <w:t xml:space="preserve">, the divine self-contraction of Lurianic Kabbalah: God withdraws to make room for what is not God, so that creation is an act of restraint rather than of expansion. Read against </w:t>
      </w:r>
      <w:r>
        <w:rPr>
          <w:i/>
          <w:iCs/>
          <w:sz w:val="18"/>
          <w:szCs w:val="18"/>
        </w:rPr>
        <w:t>omnipotens</w:t>
      </w:r>
      <w:r>
        <w:rPr>
          <w:sz w:val="18"/>
          <w:szCs w:val="18"/>
        </w:rPr>
        <w:t xml:space="preserve"> it looks like a diminishment of power. Read against </w:t>
      </w:r>
      <w:r>
        <w:rPr>
          <w:i/>
          <w:iCs/>
          <w:sz w:val="18"/>
          <w:szCs w:val="18"/>
        </w:rPr>
        <w:t>pantokratōr</w:t>
      </w:r>
      <w:r>
        <w:rPr>
          <w:sz w:val="18"/>
          <w:szCs w:val="18"/>
        </w:rPr>
        <w:t xml:space="preserve"> it is not, since making room is a form of holding rather than a subtraction from capacity.</w:t>
      </w:r>
    </w:p>
  </w:footnote>
  <w:footnote w:id="14">
    <w:p w14:paraId="3BD37577" w14:textId="77777777" w:rsidR="00700837" w:rsidRDefault="00700837" w:rsidP="00700837">
      <w:pPr>
        <w:spacing w:line="240" w:lineRule="auto"/>
      </w:pPr>
      <w:r>
        <w:rPr>
          <w:rStyle w:val="FootnoteReference"/>
        </w:rPr>
        <w:footnoteRef/>
      </w:r>
      <w:r>
        <w:rPr>
          <w:i/>
          <w:iCs/>
          <w:sz w:val="18"/>
          <w:szCs w:val="18"/>
        </w:rPr>
        <w:t>Seen and unseen.</w:t>
      </w:r>
      <w:r>
        <w:rPr>
          <w:sz w:val="18"/>
          <w:szCs w:val="18"/>
        </w:rPr>
        <w:t xml:space="preserve"> </w:t>
      </w:r>
      <w:r>
        <w:rPr>
          <w:i/>
          <w:iCs/>
          <w:sz w:val="18"/>
          <w:szCs w:val="18"/>
        </w:rPr>
        <w:t>Ta panta horata kai aorata.</w:t>
      </w:r>
      <w:r>
        <w:rPr>
          <w:sz w:val="18"/>
          <w:szCs w:val="18"/>
        </w:rPr>
        <w:t xml:space="preserve"> The pairing is anti-Gnostic in intent: it says both halves are made, so that no one may assign the visible world to a lesser maker and keep the invisible for the real God.</w:t>
      </w:r>
    </w:p>
  </w:footnote>
  <w:footnote w:id="15">
    <w:p w14:paraId="3A4E18EB" w14:textId="77777777" w:rsidR="00700837" w:rsidRDefault="00700837" w:rsidP="00700837">
      <w:pPr>
        <w:spacing w:line="240" w:lineRule="auto"/>
      </w:pPr>
      <w:r>
        <w:rPr>
          <w:rStyle w:val="FootnoteReference"/>
        </w:rPr>
        <w:footnoteRef/>
      </w:r>
      <w:r>
        <w:rPr>
          <w:i/>
          <w:iCs/>
          <w:sz w:val="18"/>
          <w:szCs w:val="18"/>
        </w:rPr>
        <w:t>Maker.</w:t>
      </w:r>
      <w:r>
        <w:rPr>
          <w:sz w:val="18"/>
          <w:szCs w:val="18"/>
        </w:rPr>
        <w:t xml:space="preserve"> The Greek is </w:t>
      </w:r>
      <w:r>
        <w:rPr>
          <w:i/>
          <w:iCs/>
          <w:sz w:val="18"/>
          <w:szCs w:val="18"/>
        </w:rPr>
        <w:t>poiētēn</w:t>
      </w:r>
      <w:r>
        <w:rPr>
          <w:sz w:val="18"/>
          <w:szCs w:val="18"/>
        </w:rPr>
        <w:t xml:space="preserve">, the ordinary word for a maker or fashioner, and the word behind "poet." A producer makes a thing that then stands apart from him, finished, no longer requiring his attention; a fashioner shapes, and shaping does not obviously end. Nothing is made </w:t>
      </w:r>
      <w:r>
        <w:rPr>
          <w:i/>
          <w:iCs/>
          <w:sz w:val="18"/>
          <w:szCs w:val="18"/>
        </w:rPr>
        <w:t>from</w:t>
      </w:r>
      <w:r>
        <w:rPr>
          <w:sz w:val="18"/>
          <w:szCs w:val="18"/>
        </w:rPr>
        <w:t xml:space="preserve"> nothing in this clause: </w:t>
      </w:r>
      <w:r>
        <w:rPr>
          <w:i/>
          <w:iCs/>
          <w:sz w:val="18"/>
          <w:szCs w:val="18"/>
        </w:rPr>
        <w:t>creatio ex nihilo</w:t>
      </w:r>
      <w:r>
        <w:rPr>
          <w:sz w:val="18"/>
          <w:szCs w:val="18"/>
        </w:rPr>
        <w:t xml:space="preserve"> is not in the words but is the tradition's gloss on them. The Septuagint uses this same verb at Genesis 1:1 to render the Hebrew </w:t>
      </w:r>
      <w:r>
        <w:rPr>
          <w:i/>
          <w:iCs/>
          <w:sz w:val="18"/>
          <w:szCs w:val="18"/>
        </w:rPr>
        <w:t>bara</w:t>
      </w:r>
      <w:r>
        <w:rPr>
          <w:sz w:val="18"/>
          <w:szCs w:val="18"/>
        </w:rPr>
        <w:t xml:space="preserve"> — a verb used only ever of God, never of human making, a distinction the Greek does not carry. The flattening happened early.</w:t>
      </w:r>
    </w:p>
  </w:footnote>
  <w:footnote w:id="16">
    <w:p w14:paraId="611EC7A3" w14:textId="77777777" w:rsidR="00700837" w:rsidRDefault="00700837" w:rsidP="00700837">
      <w:pPr>
        <w:spacing w:line="240" w:lineRule="auto"/>
      </w:pPr>
      <w:r>
        <w:rPr>
          <w:rStyle w:val="FootnoteReference"/>
        </w:rPr>
        <w:footnoteRef/>
      </w:r>
      <w:r>
        <w:rPr>
          <w:sz w:val="18"/>
          <w:szCs w:val="18"/>
        </w:rPr>
        <w:t xml:space="preserve">Worth noticing that the Creed uses three different verbs and only one of them puts anything outside. The Son is </w:t>
      </w:r>
      <w:r>
        <w:rPr>
          <w:i/>
          <w:iCs/>
          <w:sz w:val="18"/>
          <w:szCs w:val="18"/>
        </w:rPr>
        <w:t>begotten</w:t>
      </w:r>
      <w:r>
        <w:rPr>
          <w:sz w:val="18"/>
          <w:szCs w:val="18"/>
        </w:rPr>
        <w:t xml:space="preserve">, and the whole force of "not made" at the next clause is that begetting yields the same nature. The Spirit </w:t>
      </w:r>
      <w:r>
        <w:rPr>
          <w:i/>
          <w:iCs/>
          <w:sz w:val="18"/>
          <w:szCs w:val="18"/>
        </w:rPr>
        <w:t>proceeds</w:t>
      </w:r>
      <w:r>
        <w:rPr>
          <w:sz w:val="18"/>
          <w:szCs w:val="18"/>
        </w:rPr>
        <w:t xml:space="preserve"> — flowing out, continuous, with no product at the end of it. And the world is fashioned: not begotten, and not manufactured either. The tradition wants an absolute wall between the first two and the third, and </w:t>
      </w:r>
      <w:r>
        <w:rPr>
          <w:i/>
          <w:iCs/>
          <w:sz w:val="18"/>
          <w:szCs w:val="18"/>
        </w:rPr>
        <w:t>begotten, not made</w:t>
      </w:r>
      <w:r>
        <w:rPr>
          <w:sz w:val="18"/>
          <w:szCs w:val="18"/>
        </w:rPr>
        <w:t xml:space="preserve"> exists to build it. But if the third verb is fashioning rather than producing, the wall is lower than the doctrine wants: fashioning is nearer to proceeding than producing is.</w:t>
      </w:r>
    </w:p>
  </w:footnote>
  <w:footnote w:id="17">
    <w:p w14:paraId="34613454" w14:textId="77777777" w:rsidR="00C3193B" w:rsidRDefault="00C3193B" w:rsidP="00C3193B">
      <w:pPr>
        <w:spacing w:line="240" w:lineRule="auto"/>
      </w:pPr>
      <w:r>
        <w:rPr>
          <w:rStyle w:val="FootnoteReference"/>
        </w:rPr>
        <w:footnoteRef/>
      </w:r>
      <w:r>
        <w:rPr>
          <w:i/>
          <w:iCs/>
          <w:sz w:val="18"/>
          <w:szCs w:val="18"/>
        </w:rPr>
        <w:t>Kyrios</w:t>
      </w:r>
      <w:r>
        <w:rPr>
          <w:sz w:val="18"/>
          <w:szCs w:val="18"/>
        </w:rPr>
        <w:t xml:space="preserve">, which the Septuagint substitutes wherever the Name appears. Under Rome the competing confession was </w:t>
      </w:r>
      <w:r>
        <w:rPr>
          <w:i/>
          <w:iCs/>
          <w:sz w:val="18"/>
          <w:szCs w:val="18"/>
        </w:rPr>
        <w:t>Kyrios Kaisar</w:t>
      </w:r>
      <w:r>
        <w:rPr>
          <w:sz w:val="18"/>
          <w:szCs w:val="18"/>
        </w:rPr>
        <w:t xml:space="preserve">, which is why this sentence cost lives. Jewish practice preserves the same structure in the liturgy: the Name itself is not pronounced; </w:t>
      </w:r>
      <w:r>
        <w:rPr>
          <w:i/>
          <w:iCs/>
          <w:sz w:val="18"/>
          <w:szCs w:val="18"/>
        </w:rPr>
        <w:t>Adonai</w:t>
      </w:r>
      <w:r>
        <w:rPr>
          <w:sz w:val="18"/>
          <w:szCs w:val="18"/>
        </w:rPr>
        <w:t xml:space="preserve"> stands in when God is addressed; </w:t>
      </w:r>
      <w:r>
        <w:rPr>
          <w:i/>
          <w:iCs/>
          <w:sz w:val="18"/>
          <w:szCs w:val="18"/>
        </w:rPr>
        <w:t>HaShem</w:t>
      </w:r>
      <w:r>
        <w:rPr>
          <w:sz w:val="18"/>
          <w:szCs w:val="18"/>
        </w:rPr>
        <w:t>, "the Name," when God is spoken of. What is never done is to say it as one's own word. The substitution is the borrowing, made into a habit of the mouth.</w:t>
      </w:r>
    </w:p>
  </w:footnote>
  <w:footnote w:id="18">
    <w:p w14:paraId="10215602" w14:textId="77777777" w:rsidR="00C3193B" w:rsidRDefault="00C3193B" w:rsidP="00C3193B">
      <w:pPr>
        <w:spacing w:line="240" w:lineRule="auto"/>
      </w:pPr>
      <w:r>
        <w:rPr>
          <w:rStyle w:val="FootnoteReference"/>
        </w:rPr>
        <w:footnoteRef/>
      </w:r>
      <w:r>
        <w:rPr>
          <w:sz w:val="18"/>
          <w:szCs w:val="18"/>
        </w:rPr>
        <w:t>1 Corinthians 8:6.</w:t>
      </w:r>
    </w:p>
  </w:footnote>
  <w:footnote w:id="19">
    <w:p w14:paraId="21EC2CCC" w14:textId="77777777" w:rsidR="00F70FBB" w:rsidRDefault="00F70FBB" w:rsidP="00F70FBB">
      <w:pPr>
        <w:spacing w:line="240" w:lineRule="auto"/>
      </w:pPr>
      <w:r>
        <w:rPr>
          <w:rStyle w:val="FootnoteReference"/>
        </w:rPr>
        <w:footnoteRef/>
      </w:r>
      <w:r>
        <w:rPr>
          <w:sz w:val="18"/>
          <w:szCs w:val="18"/>
        </w:rPr>
        <w:t xml:space="preserve">Hosea 11:9. Rashi glosses the verse three times, all to the effect that God keeps his favourable word. On the parallel at Numbers he has God confronting Balaam with the oath already sworn — </w:t>
      </w:r>
      <w:r>
        <w:rPr>
          <w:i/>
          <w:iCs/>
          <w:sz w:val="18"/>
          <w:szCs w:val="18"/>
        </w:rPr>
        <w:t>and you think to slay them in the wilderness?</w:t>
      </w:r>
      <w:r>
        <w:rPr>
          <w:sz w:val="18"/>
          <w:szCs w:val="18"/>
        </w:rPr>
        <w:t xml:space="preserve"> — and reads the second half as a question: </w:t>
      </w:r>
      <w:r>
        <w:rPr>
          <w:i/>
          <w:iCs/>
          <w:sz w:val="18"/>
          <w:szCs w:val="18"/>
        </w:rPr>
        <w:t>has he said, and shall he not do it?</w:t>
      </w:r>
      <w:r>
        <w:rPr>
          <w:sz w:val="18"/>
          <w:szCs w:val="18"/>
        </w:rPr>
        <w:t xml:space="preserve"> The Targum's gloss on </w:t>
      </w:r>
      <w:r>
        <w:rPr>
          <w:i/>
          <w:iCs/>
          <w:sz w:val="18"/>
          <w:szCs w:val="18"/>
        </w:rPr>
        <w:t>nacham</w:t>
      </w:r>
      <w:r>
        <w:rPr>
          <w:sz w:val="18"/>
          <w:szCs w:val="18"/>
        </w:rPr>
        <w:t xml:space="preserve"> is that mortals decide and then reconsider and withdraw. So on the classical reading both verses concern retraction and not nature. Which is a different subject from whether God can take flesh, and one on which I have no quarrel with them.</w:t>
      </w:r>
    </w:p>
  </w:footnote>
  <w:footnote w:id="20">
    <w:p w14:paraId="7C7F5703" w14:textId="77777777" w:rsidR="00F70FBB" w:rsidRDefault="00F70FBB" w:rsidP="00F70FBB">
      <w:pPr>
        <w:spacing w:line="240" w:lineRule="auto"/>
      </w:pPr>
      <w:r>
        <w:rPr>
          <w:rStyle w:val="FootnoteReference"/>
        </w:rPr>
        <w:footnoteRef/>
      </w:r>
      <w:r>
        <w:rPr>
          <w:sz w:val="18"/>
          <w:szCs w:val="18"/>
        </w:rPr>
        <w:t xml:space="preserve">Numbers 23:19. Philo calls Balaam a </w:t>
      </w:r>
      <w:r>
        <w:rPr>
          <w:i/>
          <w:iCs/>
          <w:sz w:val="18"/>
          <w:szCs w:val="18"/>
        </w:rPr>
        <w:t>magos</w:t>
      </w:r>
      <w:r>
        <w:rPr>
          <w:sz w:val="18"/>
          <w:szCs w:val="18"/>
        </w:rPr>
        <w:t>, the same word he uses of the magicians who opposed Moses in Egypt.</w:t>
      </w:r>
    </w:p>
  </w:footnote>
  <w:footnote w:id="21">
    <w:p w14:paraId="3C3A042D" w14:textId="77777777" w:rsidR="00F70FBB" w:rsidRDefault="00F70FBB" w:rsidP="00F70FBB">
      <w:pPr>
        <w:spacing w:line="240" w:lineRule="auto"/>
      </w:pPr>
      <w:r>
        <w:rPr>
          <w:rStyle w:val="FootnoteReference"/>
        </w:rPr>
        <w:footnoteRef/>
      </w:r>
      <w:r>
        <w:rPr>
          <w:i/>
          <w:iCs/>
          <w:sz w:val="18"/>
          <w:szCs w:val="18"/>
        </w:rPr>
        <w:t>Ruach ha-Kodesh</w:t>
      </w:r>
      <w:r>
        <w:rPr>
          <w:sz w:val="18"/>
          <w:szCs w:val="18"/>
        </w:rPr>
        <w:t xml:space="preserve"> in the rabbinic sources is not a person but the mode of divine presence that rests on someone — the refraction, the condition in which prophecy occurs, and the rabbis say it departed from Israel with the last prophets. Grammatically </w:t>
      </w:r>
      <w:r>
        <w:rPr>
          <w:i/>
          <w:iCs/>
          <w:sz w:val="18"/>
          <w:szCs w:val="18"/>
        </w:rPr>
        <w:t>ruach</w:t>
      </w:r>
      <w:r>
        <w:rPr>
          <w:sz w:val="18"/>
          <w:szCs w:val="18"/>
        </w:rPr>
        <w:t xml:space="preserve"> is feminine, and Syriac Christianity spoke of the Spirit in feminine terms for centuries before Greek </w:t>
      </w:r>
      <w:r>
        <w:rPr>
          <w:i/>
          <w:iCs/>
          <w:sz w:val="18"/>
          <w:szCs w:val="18"/>
        </w:rPr>
        <w:t>pneuma</w:t>
      </w:r>
      <w:r>
        <w:rPr>
          <w:sz w:val="18"/>
          <w:szCs w:val="18"/>
        </w:rPr>
        <w:t>, neuter, flattened it.</w:t>
      </w:r>
    </w:p>
  </w:footnote>
  <w:footnote w:id="22">
    <w:p w14:paraId="18BF1661" w14:textId="77777777" w:rsidR="00F70FBB" w:rsidRDefault="00F70FBB" w:rsidP="00F70FBB">
      <w:pPr>
        <w:spacing w:line="240" w:lineRule="auto"/>
      </w:pPr>
      <w:r>
        <w:rPr>
          <w:rStyle w:val="FootnoteReference"/>
        </w:rPr>
        <w:footnoteRef/>
      </w:r>
      <w:r>
        <w:rPr>
          <w:sz w:val="18"/>
          <w:szCs w:val="18"/>
        </w:rPr>
        <w:t xml:space="preserve">Two objections arrive here and both have answers. At the Jordan the Spirit descends on him and </w:t>
      </w:r>
      <w:r>
        <w:rPr>
          <w:i/>
          <w:iCs/>
          <w:sz w:val="18"/>
          <w:szCs w:val="18"/>
        </w:rPr>
        <w:t>remains</w:t>
      </w:r>
      <w:r>
        <w:rPr>
          <w:sz w:val="18"/>
          <w:szCs w:val="18"/>
        </w:rPr>
        <w:t>, which John makes the sign the Baptist was told to watch for; but a public ministry requires a public beginning, and what is shown there is not a qualification conferred but a disclosure that he needs none. And Luke describes him praying and rejoicing in the Spirit, which belongs to the humanity — Spirit-borne as ours is, which is what having a complete human nature means.</w:t>
      </w:r>
    </w:p>
  </w:footnote>
  <w:footnote w:id="23">
    <w:p w14:paraId="75CA4D85" w14:textId="77777777" w:rsidR="00F70FBB" w:rsidRDefault="00F70FBB" w:rsidP="00F70FBB">
      <w:pPr>
        <w:spacing w:line="240" w:lineRule="auto"/>
      </w:pPr>
      <w:r>
        <w:rPr>
          <w:rStyle w:val="FootnoteReference"/>
        </w:rPr>
        <w:footnoteRef/>
      </w:r>
      <w:r>
        <w:rPr>
          <w:sz w:val="18"/>
          <w:szCs w:val="18"/>
        </w:rPr>
        <w:t>John 4:26; 8:58.</w:t>
      </w:r>
    </w:p>
  </w:footnote>
  <w:footnote w:id="24">
    <w:p w14:paraId="6D0CCFB0" w14:textId="77777777" w:rsidR="00F70FBB" w:rsidRDefault="00F70FBB" w:rsidP="00F70FBB">
      <w:pPr>
        <w:spacing w:line="240" w:lineRule="auto"/>
      </w:pPr>
      <w:r>
        <w:rPr>
          <w:rStyle w:val="FootnoteReference"/>
        </w:rPr>
        <w:footnoteRef/>
      </w:r>
      <w:r>
        <w:rPr>
          <w:sz w:val="18"/>
          <w:szCs w:val="18"/>
        </w:rPr>
        <w:t xml:space="preserve">This is also why the Incarnation is not what Sanskrit calls an </w:t>
      </w:r>
      <w:r>
        <w:rPr>
          <w:i/>
          <w:iCs/>
          <w:sz w:val="18"/>
          <w:szCs w:val="18"/>
        </w:rPr>
        <w:t>avatāra</w:t>
      </w:r>
      <w:r>
        <w:rPr>
          <w:sz w:val="18"/>
          <w:szCs w:val="18"/>
        </w:rPr>
        <w:t xml:space="preserve">, pagan or otherwise. An </w:t>
      </w:r>
      <w:r>
        <w:rPr>
          <w:i/>
          <w:iCs/>
          <w:sz w:val="18"/>
          <w:szCs w:val="18"/>
        </w:rPr>
        <w:t>avatāra</w:t>
      </w:r>
      <w:r>
        <w:rPr>
          <w:sz w:val="18"/>
          <w:szCs w:val="18"/>
        </w:rPr>
        <w:t xml:space="preserve"> body is </w:t>
      </w:r>
      <w:r>
        <w:rPr>
          <w:i/>
          <w:iCs/>
          <w:sz w:val="18"/>
          <w:szCs w:val="18"/>
        </w:rPr>
        <w:t>aprākṛta</w:t>
      </w:r>
      <w:r>
        <w:rPr>
          <w:sz w:val="18"/>
          <w:szCs w:val="18"/>
        </w:rPr>
        <w:t>, not ordinary matter, so nothing about it is shared and there is nothing to recognize from the inside.</w:t>
      </w:r>
    </w:p>
  </w:footnote>
  <w:footnote w:id="25">
    <w:p w14:paraId="1F889431" w14:textId="77777777" w:rsidR="00F70FBB" w:rsidRDefault="00F70FBB" w:rsidP="00F70FBB">
      <w:pPr>
        <w:spacing w:line="240" w:lineRule="auto"/>
      </w:pPr>
      <w:r>
        <w:rPr>
          <w:rStyle w:val="FootnoteReference"/>
        </w:rPr>
        <w:footnoteRef/>
      </w:r>
      <w:r>
        <w:rPr>
          <w:i/>
          <w:iCs/>
          <w:sz w:val="18"/>
          <w:szCs w:val="18"/>
        </w:rPr>
        <w:t>Monogenēs</w:t>
      </w:r>
      <w:r>
        <w:rPr>
          <w:sz w:val="18"/>
          <w:szCs w:val="18"/>
        </w:rPr>
        <w:t xml:space="preserve"> does not mean "only-begotten" in the sense the Latin </w:t>
      </w:r>
      <w:r>
        <w:rPr>
          <w:i/>
          <w:iCs/>
          <w:sz w:val="18"/>
          <w:szCs w:val="18"/>
        </w:rPr>
        <w:t>unigenitus</w:t>
      </w:r>
      <w:r>
        <w:rPr>
          <w:sz w:val="18"/>
          <w:szCs w:val="18"/>
        </w:rPr>
        <w:t xml:space="preserve"> suggests. It means single, one of a kind — Hebrews calls Isaac </w:t>
      </w:r>
      <w:r>
        <w:rPr>
          <w:i/>
          <w:iCs/>
          <w:sz w:val="18"/>
          <w:szCs w:val="18"/>
        </w:rPr>
        <w:t>monogenēs</w:t>
      </w:r>
      <w:r>
        <w:rPr>
          <w:sz w:val="18"/>
          <w:szCs w:val="18"/>
        </w:rPr>
        <w:t xml:space="preserve"> and Isaac had a brother. The distinction matters because uniqueness grounded in legibility alone would collapse into degree-Christology, which holds Christ to be the highest instance of what others are lesser instances of. An unborrowed first person is not a degree of anything: either an utterance carries an attribution or it does not, and there is no scale between speaking </w:t>
      </w:r>
      <w:r>
        <w:rPr>
          <w:i/>
          <w:iCs/>
          <w:sz w:val="18"/>
          <w:szCs w:val="18"/>
        </w:rPr>
        <w:t>for</w:t>
      </w:r>
      <w:r>
        <w:rPr>
          <w:sz w:val="18"/>
          <w:szCs w:val="18"/>
        </w:rPr>
        <w:t xml:space="preserve"> and speaking </w:t>
      </w:r>
      <w:r>
        <w:rPr>
          <w:i/>
          <w:iCs/>
          <w:sz w:val="18"/>
          <w:szCs w:val="18"/>
        </w:rPr>
        <w:t>as</w:t>
      </w:r>
      <w:r>
        <w:rPr>
          <w:sz w:val="18"/>
          <w:szCs w:val="18"/>
        </w:rPr>
        <w:t>.</w:t>
      </w:r>
    </w:p>
  </w:footnote>
  <w:footnote w:id="26">
    <w:p w14:paraId="42EEBCCA" w14:textId="77777777" w:rsidR="006A32A5" w:rsidRDefault="006A32A5" w:rsidP="006A32A5">
      <w:pPr>
        <w:spacing w:line="240" w:lineRule="auto"/>
      </w:pPr>
      <w:r>
        <w:rPr>
          <w:rStyle w:val="FootnoteReference"/>
        </w:rPr>
        <w:footnoteRef/>
      </w:r>
      <w:r>
        <w:rPr>
          <w:i/>
          <w:iCs/>
          <w:sz w:val="18"/>
          <w:szCs w:val="18"/>
        </w:rPr>
        <w:t>Vimarśa</w:t>
      </w:r>
      <w:r>
        <w:rPr>
          <w:sz w:val="18"/>
          <w:szCs w:val="18"/>
        </w:rPr>
        <w:t xml:space="preserve"> in Kashmir Shaivism is self-reflective awareness — the "I am this" without which luminosity would be inert. It is inseparable from </w:t>
      </w:r>
      <w:r>
        <w:rPr>
          <w:i/>
          <w:iCs/>
          <w:sz w:val="18"/>
          <w:szCs w:val="18"/>
        </w:rPr>
        <w:t>prakāśa</w:t>
      </w:r>
      <w:r>
        <w:rPr>
          <w:sz w:val="18"/>
          <w:szCs w:val="18"/>
        </w:rPr>
        <w:t xml:space="preserve"> and is not identical with it, which is as close as that vocabulary comes to the grammar this clause needs.</w:t>
      </w:r>
    </w:p>
  </w:footnote>
  <w:footnote w:id="27">
    <w:p w14:paraId="5BCD6813" w14:textId="77777777" w:rsidR="006A32A5" w:rsidRDefault="006A32A5" w:rsidP="006A32A5">
      <w:pPr>
        <w:spacing w:line="240" w:lineRule="auto"/>
      </w:pPr>
      <w:r>
        <w:rPr>
          <w:rStyle w:val="FootnoteReference"/>
        </w:rPr>
        <w:footnoteRef/>
      </w:r>
      <w:r>
        <w:rPr>
          <w:sz w:val="18"/>
          <w:szCs w:val="18"/>
        </w:rPr>
        <w:t xml:space="preserve">Hebrews 1:3; Wisdom 7:26. The radiance language was the Nicene party's own instrument against Arius, because brightness derives from a source without being later than it. Which is also the direction I am going, and it is worth being exact about it, since the previous clause left the wall between </w:t>
      </w:r>
      <w:r>
        <w:rPr>
          <w:i/>
          <w:iCs/>
          <w:sz w:val="18"/>
          <w:szCs w:val="18"/>
        </w:rPr>
        <w:t>fashioned</w:t>
      </w:r>
      <w:r>
        <w:rPr>
          <w:sz w:val="18"/>
          <w:szCs w:val="18"/>
        </w:rPr>
        <w:t xml:space="preserve"> and </w:t>
      </w:r>
      <w:r>
        <w:rPr>
          <w:i/>
          <w:iCs/>
          <w:sz w:val="18"/>
          <w:szCs w:val="18"/>
        </w:rPr>
        <w:t>begotten</w:t>
      </w:r>
      <w:r>
        <w:rPr>
          <w:sz w:val="18"/>
          <w:szCs w:val="18"/>
        </w:rPr>
        <w:t xml:space="preserve"> lower than the tradition wants. Arius needed that wall too, and needed the Son on the made side of it. I am doing the reverse: not pulling the Son out toward the world, but noticing that the Creed never uses a verb that would put the world outside.</w:t>
      </w:r>
    </w:p>
  </w:footnote>
  <w:footnote w:id="28">
    <w:p w14:paraId="721E80CF" w14:textId="77777777" w:rsidR="006A32A5" w:rsidRDefault="006A32A5" w:rsidP="006A32A5">
      <w:pPr>
        <w:spacing w:line="240" w:lineRule="auto"/>
      </w:pPr>
      <w:r>
        <w:rPr>
          <w:rStyle w:val="FootnoteReference"/>
        </w:rPr>
        <w:footnoteRef/>
      </w:r>
      <w:r>
        <w:rPr>
          <w:sz w:val="18"/>
          <w:szCs w:val="18"/>
        </w:rPr>
        <w:t>Genesis 1:26–27; 5:3.</w:t>
      </w:r>
    </w:p>
  </w:footnote>
  <w:footnote w:id="29">
    <w:p w14:paraId="17407239" w14:textId="77777777" w:rsidR="006A32A5" w:rsidRDefault="006A32A5" w:rsidP="006A32A5">
      <w:pPr>
        <w:spacing w:line="240" w:lineRule="auto"/>
      </w:pPr>
      <w:r>
        <w:rPr>
          <w:rStyle w:val="FootnoteReference"/>
        </w:rPr>
        <w:footnoteRef/>
      </w:r>
      <w:r>
        <w:rPr>
          <w:i/>
          <w:iCs/>
          <w:sz w:val="18"/>
          <w:szCs w:val="18"/>
        </w:rPr>
        <w:t>Homoousios</w:t>
      </w:r>
      <w:r>
        <w:rPr>
          <w:sz w:val="18"/>
          <w:szCs w:val="18"/>
        </w:rPr>
        <w:t xml:space="preserve"> was not a safe word when it was chosen. It had been rejected at Antioch in 268 in the proceedings against Paul of Samosata, and its sense was unsettled at Nicaea: it can mean the same </w:t>
      </w:r>
      <w:r>
        <w:rPr>
          <w:i/>
          <w:iCs/>
          <w:sz w:val="18"/>
          <w:szCs w:val="18"/>
        </w:rPr>
        <w:t>kind</w:t>
      </w:r>
      <w:r>
        <w:rPr>
          <w:sz w:val="18"/>
          <w:szCs w:val="18"/>
        </w:rPr>
        <w:t xml:space="preserve"> of stuff — two coins of one metal — or numerically the same being. The Cappadocians eventually stabilized it as one </w:t>
      </w:r>
      <w:r>
        <w:rPr>
          <w:i/>
          <w:iCs/>
          <w:sz w:val="18"/>
          <w:szCs w:val="18"/>
        </w:rPr>
        <w:t>ousia</w:t>
      </w:r>
      <w:r>
        <w:rPr>
          <w:sz w:val="18"/>
          <w:szCs w:val="18"/>
        </w:rPr>
        <w:t xml:space="preserve"> in three </w:t>
      </w:r>
      <w:r>
        <w:rPr>
          <w:i/>
          <w:iCs/>
          <w:sz w:val="18"/>
          <w:szCs w:val="18"/>
        </w:rPr>
        <w:t>hypostaseis</w:t>
      </w:r>
      <w:r>
        <w:rPr>
          <w:sz w:val="18"/>
          <w:szCs w:val="18"/>
        </w:rPr>
        <w:t xml:space="preserve">. "Of one Being" in the Prayer Book text takes the strong reading, and so does this gloss. The semi-Arian alternative differed by one letter: </w:t>
      </w:r>
      <w:r>
        <w:rPr>
          <w:i/>
          <w:iCs/>
          <w:sz w:val="18"/>
          <w:szCs w:val="18"/>
        </w:rPr>
        <w:t>homoiousios</w:t>
      </w:r>
      <w:r>
        <w:rPr>
          <w:sz w:val="18"/>
          <w:szCs w:val="18"/>
        </w:rPr>
        <w:t xml:space="preserve">, like in substance, held by Basil of Ancyra and others. Reading </w:t>
      </w:r>
      <w:r>
        <w:rPr>
          <w:i/>
          <w:iCs/>
          <w:sz w:val="18"/>
          <w:szCs w:val="18"/>
        </w:rPr>
        <w:t>homoousios</w:t>
      </w:r>
      <w:r>
        <w:rPr>
          <w:sz w:val="18"/>
          <w:szCs w:val="18"/>
        </w:rPr>
        <w:t xml:space="preserve"> as "made in the image" would land there, since an image resembles rather than is.</w:t>
      </w:r>
    </w:p>
  </w:footnote>
  <w:footnote w:id="30">
    <w:p w14:paraId="1D62B693" w14:textId="77777777" w:rsidR="00052743" w:rsidRDefault="00052743"/>
    <w:p w14:paraId="19AB9886" w14:textId="77777777" w:rsidR="00203B49" w:rsidRDefault="00203B49"/>
  </w:footnote>
  <w:footnote w:id="31">
    <w:p w14:paraId="6F02DF18" w14:textId="77777777" w:rsidR="00052743" w:rsidRDefault="00052743"/>
    <w:p w14:paraId="670701F4" w14:textId="77777777" w:rsidR="00203B49" w:rsidRDefault="00203B49"/>
  </w:footnote>
  <w:footnote w:id="32">
    <w:p w14:paraId="5C3596AD" w14:textId="77777777" w:rsidR="00052743" w:rsidRDefault="00052743"/>
    <w:p w14:paraId="12E2CD1A" w14:textId="77777777" w:rsidR="00203B49" w:rsidRDefault="00203B49"/>
  </w:footnote>
  <w:footnote w:id="33">
    <w:p w14:paraId="772FEEE1" w14:textId="77777777" w:rsidR="00757AD0" w:rsidRDefault="00757AD0" w:rsidP="00757AD0">
      <w:pPr>
        <w:spacing w:line="240" w:lineRule="auto"/>
      </w:pPr>
      <w:r>
        <w:rPr>
          <w:rStyle w:val="FootnoteReference"/>
        </w:rPr>
        <w:footnoteRef/>
      </w:r>
      <w:r>
        <w:rPr>
          <w:sz w:val="18"/>
          <w:szCs w:val="18"/>
        </w:rPr>
        <w:t xml:space="preserve">Genesis 1; John 1:1–3. The Greek at the prologue is </w:t>
      </w:r>
      <w:r>
        <w:rPr>
          <w:i/>
          <w:iCs/>
          <w:sz w:val="18"/>
          <w:szCs w:val="18"/>
        </w:rPr>
        <w:t>panta di' autou egeneto</w:t>
      </w:r>
      <w:r>
        <w:rPr>
          <w:sz w:val="18"/>
          <w:szCs w:val="18"/>
        </w:rPr>
        <w:t xml:space="preserve"> — the preposition is instrumental, which is why the Arians were content with the clause and why the Creed keeps it anyway. The instrumentality is not that of a tool external to the agent, any more than a sentence is a tool a speaker picks up.</w:t>
      </w:r>
    </w:p>
  </w:footnote>
  <w:footnote w:id="34">
    <w:p w14:paraId="04EC26E7" w14:textId="77777777" w:rsidR="00757AD0" w:rsidRDefault="00757AD0" w:rsidP="00757AD0">
      <w:pPr>
        <w:spacing w:line="240" w:lineRule="auto"/>
      </w:pPr>
      <w:r>
        <w:rPr>
          <w:rStyle w:val="FootnoteReference"/>
        </w:rPr>
        <w:footnoteRef/>
      </w:r>
      <w:r>
        <w:rPr>
          <w:sz w:val="18"/>
          <w:szCs w:val="18"/>
        </w:rPr>
        <w:t>Psalm 33:6, where the word of the LORD and the breath of his mouth make the heavens and their host in one line. The breath belongs to the ninth clause and I will leave it there.</w:t>
      </w:r>
    </w:p>
  </w:footnote>
  <w:footnote w:id="35">
    <w:p w14:paraId="729D1474" w14:textId="77777777" w:rsidR="00757AD0" w:rsidRDefault="00757AD0" w:rsidP="00757AD0">
      <w:pPr>
        <w:spacing w:line="240" w:lineRule="auto"/>
      </w:pPr>
      <w:r>
        <w:rPr>
          <w:rStyle w:val="FootnoteReference"/>
        </w:rPr>
        <w:footnoteRef/>
      </w:r>
      <w:r>
        <w:rPr>
          <w:sz w:val="18"/>
          <w:szCs w:val="18"/>
        </w:rPr>
        <w:t xml:space="preserve">Maximus the Confessor (c. 580–662), for whom the </w:t>
      </w:r>
      <w:r>
        <w:rPr>
          <w:i/>
          <w:iCs/>
          <w:sz w:val="18"/>
          <w:szCs w:val="18"/>
        </w:rPr>
        <w:t>logoi</w:t>
      </w:r>
      <w:r>
        <w:rPr>
          <w:sz w:val="18"/>
          <w:szCs w:val="18"/>
        </w:rPr>
        <w:t xml:space="preserve"> are the divine principles of created things, each one the reason a thing is and the end toward which it moves, all contained in the Logos.</w:t>
      </w:r>
    </w:p>
  </w:footnote>
  <w:footnote w:id="36">
    <w:p w14:paraId="1C6F8E09" w14:textId="77777777" w:rsidR="00726D94" w:rsidRDefault="00726D94" w:rsidP="00726D94">
      <w:pPr>
        <w:spacing w:line="240" w:lineRule="auto"/>
      </w:pPr>
      <w:r>
        <w:rPr>
          <w:rStyle w:val="FootnoteReference"/>
        </w:rPr>
        <w:footnoteRef/>
      </w:r>
      <w:r>
        <w:rPr>
          <w:sz w:val="18"/>
          <w:szCs w:val="18"/>
        </w:rPr>
        <w:t>Which will sound Gnostic and is not. Gnosticism in its classical forms holds that matter is a prison, that the world was made by an inferior or malicious power, that the redeemer only appeared to have a body, and that the saving knowledge belongs to an elite who possess what others lack. This account denies every one of those: matter is fashioned by this God and no other, the flesh was real enough to die, the scars remain in the risen body, and the knowledge is not a qualification, since it is knowledge of what is already and equally the case for everyone. What is Gnostic here is one word and nothing else.</w:t>
      </w:r>
    </w:p>
  </w:footnote>
  <w:footnote w:id="37">
    <w:p w14:paraId="7EA8B373" w14:textId="77777777" w:rsidR="00726D94" w:rsidRDefault="00726D94" w:rsidP="00726D94">
      <w:pPr>
        <w:spacing w:line="240" w:lineRule="auto"/>
      </w:pPr>
      <w:r>
        <w:rPr>
          <w:rStyle w:val="FootnoteReference"/>
        </w:rPr>
        <w:footnoteRef/>
      </w:r>
      <w:r>
        <w:rPr>
          <w:sz w:val="18"/>
          <w:szCs w:val="18"/>
        </w:rPr>
        <w:t>This is silent on outcome, deliberately. A person can be shown a thing and not look. Whether anyone finally fails to is the question of the clause on judgment.</w:t>
      </w:r>
    </w:p>
  </w:footnote>
  <w:footnote w:id="38">
    <w:p w14:paraId="67B9D26B" w14:textId="77777777" w:rsidR="00681AC9" w:rsidRDefault="00681AC9" w:rsidP="00681AC9">
      <w:pPr>
        <w:spacing w:line="240" w:lineRule="auto"/>
      </w:pPr>
      <w:r>
        <w:rPr>
          <w:rStyle w:val="FootnoteReference"/>
        </w:rPr>
        <w:footnoteRef/>
      </w:r>
      <w:r>
        <w:rPr>
          <w:i/>
          <w:iCs/>
          <w:sz w:val="18"/>
          <w:szCs w:val="18"/>
        </w:rPr>
        <w:t>Katelthonta</w:t>
      </w:r>
      <w:r>
        <w:rPr>
          <w:sz w:val="18"/>
          <w:szCs w:val="18"/>
        </w:rPr>
        <w:t xml:space="preserve">, came down, and </w:t>
      </w:r>
      <w:r>
        <w:rPr>
          <w:i/>
          <w:iCs/>
          <w:sz w:val="18"/>
          <w:szCs w:val="18"/>
        </w:rPr>
        <w:t>enanthrōpēsanta</w:t>
      </w:r>
      <w:r>
        <w:rPr>
          <w:sz w:val="18"/>
          <w:szCs w:val="18"/>
        </w:rPr>
        <w:t xml:space="preserve">, was made man — literally "in-manned." Two participles and not a hendiadys. </w:t>
      </w:r>
      <w:r>
        <w:rPr>
          <w:i/>
          <w:iCs/>
          <w:sz w:val="18"/>
          <w:szCs w:val="18"/>
        </w:rPr>
        <w:t>Enanthrōpēsanta</w:t>
      </w:r>
      <w:r>
        <w:rPr>
          <w:sz w:val="18"/>
          <w:szCs w:val="18"/>
        </w:rPr>
        <w:t xml:space="preserve"> was added although </w:t>
      </w:r>
      <w:r>
        <w:rPr>
          <w:i/>
          <w:iCs/>
          <w:sz w:val="18"/>
          <w:szCs w:val="18"/>
        </w:rPr>
        <w:t>sarkōthenta</w:t>
      </w:r>
      <w:r>
        <w:rPr>
          <w:sz w:val="18"/>
          <w:szCs w:val="18"/>
        </w:rPr>
        <w:t>, became flesh, was already available from John 1:14, and the reason is Apollinaris, who held that the Word took human flesh but supplied the rational soul himself. The Creed's second verb exists to say: a complete human being, mind and will included.</w:t>
      </w:r>
    </w:p>
  </w:footnote>
  <w:footnote w:id="39">
    <w:p w14:paraId="5ECA43A3" w14:textId="77777777" w:rsidR="00681AC9" w:rsidRDefault="00681AC9" w:rsidP="00681AC9">
      <w:pPr>
        <w:spacing w:line="240" w:lineRule="auto"/>
      </w:pPr>
      <w:r>
        <w:rPr>
          <w:rStyle w:val="FootnoteReference"/>
        </w:rPr>
        <w:footnoteRef/>
      </w:r>
      <w:r>
        <w:rPr>
          <w:sz w:val="18"/>
          <w:szCs w:val="18"/>
        </w:rPr>
        <w:t xml:space="preserve">John 1:14. </w:t>
      </w:r>
      <w:r>
        <w:rPr>
          <w:i/>
          <w:iCs/>
          <w:sz w:val="18"/>
          <w:szCs w:val="18"/>
        </w:rPr>
        <w:t>Eskēnōsen</w:t>
      </w:r>
      <w:r>
        <w:rPr>
          <w:sz w:val="18"/>
          <w:szCs w:val="18"/>
        </w:rPr>
        <w:t xml:space="preserve">, from </w:t>
      </w:r>
      <w:r>
        <w:rPr>
          <w:i/>
          <w:iCs/>
          <w:sz w:val="18"/>
          <w:szCs w:val="18"/>
        </w:rPr>
        <w:t>skēnē</w:t>
      </w:r>
      <w:r>
        <w:rPr>
          <w:sz w:val="18"/>
          <w:szCs w:val="18"/>
        </w:rPr>
        <w:t xml:space="preserve">, tent — the Septuagint's word for the tabernacle, and cognate in sense with the Hebrew </w:t>
      </w:r>
      <w:r>
        <w:rPr>
          <w:i/>
          <w:iCs/>
          <w:sz w:val="18"/>
          <w:szCs w:val="18"/>
        </w:rPr>
        <w:t>mishkan</w:t>
      </w:r>
      <w:r>
        <w:rPr>
          <w:sz w:val="18"/>
          <w:szCs w:val="18"/>
        </w:rPr>
        <w:t xml:space="preserve">, the dwelling, from the root that also gives </w:t>
      </w:r>
      <w:r>
        <w:rPr>
          <w:i/>
          <w:iCs/>
          <w:sz w:val="18"/>
          <w:szCs w:val="18"/>
        </w:rPr>
        <w:t>Shekhinah</w:t>
      </w:r>
      <w:r>
        <w:rPr>
          <w:sz w:val="18"/>
          <w:szCs w:val="18"/>
        </w:rPr>
        <w:t>.</w:t>
      </w:r>
    </w:p>
  </w:footnote>
  <w:footnote w:id="40">
    <w:p w14:paraId="1091AC38" w14:textId="77777777" w:rsidR="00681AC9" w:rsidRDefault="00681AC9" w:rsidP="00681AC9">
      <w:pPr>
        <w:spacing w:line="240" w:lineRule="auto"/>
      </w:pPr>
      <w:r>
        <w:rPr>
          <w:rStyle w:val="FootnoteReference"/>
        </w:rPr>
        <w:footnoteRef/>
      </w:r>
      <w:r>
        <w:rPr>
          <w:sz w:val="18"/>
          <w:szCs w:val="18"/>
        </w:rPr>
        <w:t xml:space="preserve">They are the three </w:t>
      </w:r>
      <w:r>
        <w:rPr>
          <w:i/>
          <w:iCs/>
          <w:sz w:val="18"/>
          <w:szCs w:val="18"/>
        </w:rPr>
        <w:t>malas</w:t>
      </w:r>
      <w:r>
        <w:rPr>
          <w:sz w:val="18"/>
          <w:szCs w:val="18"/>
        </w:rPr>
        <w:t xml:space="preserve"> of Kashmir Shaivism. In the sources they are conditions of bondage and </w:t>
      </w:r>
      <w:r>
        <w:rPr>
          <w:i/>
          <w:iCs/>
          <w:sz w:val="18"/>
          <w:szCs w:val="18"/>
        </w:rPr>
        <w:t>āṇava</w:t>
      </w:r>
      <w:r>
        <w:rPr>
          <w:sz w:val="18"/>
          <w:szCs w:val="18"/>
        </w:rPr>
        <w:t xml:space="preserve"> generates the other two; here they are conditions freely borne, which is a departure I should declare rather than let pass. The sources also weld </w:t>
      </w:r>
      <w:r>
        <w:rPr>
          <w:i/>
          <w:iCs/>
          <w:sz w:val="18"/>
          <w:szCs w:val="18"/>
        </w:rPr>
        <w:t>āṇava</w:t>
      </w:r>
      <w:r>
        <w:rPr>
          <w:sz w:val="18"/>
          <w:szCs w:val="18"/>
        </w:rPr>
        <w:t xml:space="preserve"> to the misrecognition attending it. I separate them — finite selfhood on one side, the deception on the other — and that separation is what permits everything said in this clause. It is the largest modification I make to any borrowed vocabulary in this document.</w:t>
      </w:r>
    </w:p>
  </w:footnote>
  <w:footnote w:id="41">
    <w:p w14:paraId="3F889851" w14:textId="77777777" w:rsidR="00681AC9" w:rsidRDefault="00681AC9" w:rsidP="00681AC9">
      <w:pPr>
        <w:spacing w:line="240" w:lineRule="auto"/>
      </w:pPr>
      <w:r>
        <w:rPr>
          <w:rStyle w:val="FootnoteReference"/>
        </w:rPr>
        <w:footnoteRef/>
      </w:r>
      <w:r>
        <w:rPr>
          <w:sz w:val="18"/>
          <w:szCs w:val="18"/>
        </w:rPr>
        <w:t>Which is also, in a different idiom, what the tradition means by the blameless passions: hunger, fear and mortality assumed entire, without the captivity that ordinarily accompanies them. Maximus and John of Damascus both hold it.</w:t>
      </w:r>
    </w:p>
  </w:footnote>
  <w:footnote w:id="42">
    <w:p w14:paraId="76482933" w14:textId="77777777" w:rsidR="00681AC9" w:rsidRDefault="00681AC9" w:rsidP="00681AC9">
      <w:pPr>
        <w:spacing w:line="240" w:lineRule="auto"/>
      </w:pPr>
      <w:r>
        <w:rPr>
          <w:rStyle w:val="FootnoteReference"/>
        </w:rPr>
        <w:footnoteRef/>
      </w:r>
      <w:r>
        <w:rPr>
          <w:sz w:val="18"/>
          <w:szCs w:val="18"/>
        </w:rPr>
        <w:t xml:space="preserve">Constantinople III (681) affirmed two wills in Christ, divine and human, against monothelitism — the position that Christ has a single will, with the human one absent or a formality. Maximus lost his tongue and his right hand over the question. Any account that makes the human will a mode of the divine will under limitation is materially monothelite, which is why I do not use "contraction" as a master term. Maximus's own instrument is better. Natural will, </w:t>
      </w:r>
      <w:r>
        <w:rPr>
          <w:i/>
          <w:iCs/>
          <w:sz w:val="18"/>
          <w:szCs w:val="18"/>
        </w:rPr>
        <w:t>thelēsis</w:t>
      </w:r>
      <w:r>
        <w:rPr>
          <w:sz w:val="18"/>
          <w:szCs w:val="18"/>
        </w:rPr>
        <w:t>, is what a nature wants as such, and human nature really does recoil from death. Gnomic will is the deliberative wavering of someone choosing under ignorance, and Christ has none.</w:t>
      </w:r>
    </w:p>
  </w:footnote>
  <w:footnote w:id="43">
    <w:p w14:paraId="49617832" w14:textId="77777777" w:rsidR="00681AC9" w:rsidRDefault="00681AC9" w:rsidP="00681AC9">
      <w:pPr>
        <w:spacing w:line="240" w:lineRule="auto"/>
      </w:pPr>
      <w:r>
        <w:rPr>
          <w:rStyle w:val="FootnoteReference"/>
        </w:rPr>
        <w:footnoteRef/>
      </w:r>
      <w:r>
        <w:rPr>
          <w:sz w:val="18"/>
          <w:szCs w:val="18"/>
        </w:rPr>
        <w:t>I know what a recoil costs. That is all I will say about it here.</w:t>
      </w:r>
    </w:p>
  </w:footnote>
  <w:footnote w:id="44">
    <w:p w14:paraId="3B4CFAF1" w14:textId="77777777" w:rsidR="00681AC9" w:rsidRDefault="00681AC9" w:rsidP="00681AC9">
      <w:pPr>
        <w:spacing w:line="240" w:lineRule="auto"/>
      </w:pPr>
      <w:r>
        <w:rPr>
          <w:rStyle w:val="FootnoteReference"/>
        </w:rPr>
        <w:footnoteRef/>
      </w:r>
      <w:r>
        <w:rPr>
          <w:sz w:val="18"/>
          <w:szCs w:val="18"/>
        </w:rPr>
        <w:t xml:space="preserve">It is a commonplace that </w:t>
      </w:r>
      <w:r>
        <w:rPr>
          <w:i/>
          <w:iCs/>
          <w:sz w:val="18"/>
          <w:szCs w:val="18"/>
        </w:rPr>
        <w:t>almah</w:t>
      </w:r>
      <w:r>
        <w:rPr>
          <w:sz w:val="18"/>
          <w:szCs w:val="18"/>
        </w:rPr>
        <w:t xml:space="preserve"> at Isaiah 7:14 means young woman and that the Septuagint's </w:t>
      </w:r>
      <w:r>
        <w:rPr>
          <w:i/>
          <w:iCs/>
          <w:sz w:val="18"/>
          <w:szCs w:val="18"/>
        </w:rPr>
        <w:t>parthenos</w:t>
      </w:r>
      <w:r>
        <w:rPr>
          <w:sz w:val="18"/>
          <w:szCs w:val="18"/>
        </w:rPr>
        <w:t xml:space="preserve"> did the rest; Trypho made the point to Justin in the second century. I want to be more insistent than that. The verse does not fail as a proof-text because of a translation slip. It fails because the Hebrew prophets are not talking about Jesus. Isaiah is giving a sign to Ahaz about the fate of two kings in his own lifetime, and reading it forward is something the Church did with the text, not something the text does. This is not in tension with the reading backward I rely on everywhere else in this document, and the difference is worth stating: the pattern is not the prediction. When I say the third day was already a threshold in Hosea, the earlier reading survives intact and a second instance is added to it. When Isaiah 7:14 is made a prediction of the virgin birth, Ahaz's sign has to become a placeholder for something he could not have understood, which means the verse was never really his. Sufficiency applies to reading as well as to salvation. The texts are not IOUs. And even granting the Christian use, the verse is not carrying the doctrine: Matthew and Luke wrote in Greek and chose their own words, and Luke has Mary raise the objection herself — how shall this be, seeing I know not a man (Luke 1:34) — so the claim stands or falls in the Gospels regardless of what Isaiah meant.</w:t>
      </w:r>
    </w:p>
  </w:footnote>
  <w:footnote w:id="45">
    <w:p w14:paraId="1343D528" w14:textId="77777777" w:rsidR="00681AC9" w:rsidRDefault="00681AC9" w:rsidP="00681AC9">
      <w:pPr>
        <w:spacing w:line="240" w:lineRule="auto"/>
      </w:pPr>
      <w:r>
        <w:rPr>
          <w:rStyle w:val="FootnoteReference"/>
        </w:rPr>
        <w:footnoteRef/>
      </w:r>
      <w:r>
        <w:rPr>
          <w:sz w:val="18"/>
          <w:szCs w:val="18"/>
        </w:rPr>
        <w:t xml:space="preserve">Against the doctrine: if the point is genuine human dwelling, a miraculous entry undercuts it, and Paul never mentions it — he says only </w:t>
      </w:r>
      <w:r>
        <w:rPr>
          <w:i/>
          <w:iCs/>
          <w:sz w:val="18"/>
          <w:szCs w:val="18"/>
        </w:rPr>
        <w:t>born of a woman, born under the law</w:t>
      </w:r>
      <w:r>
        <w:rPr>
          <w:sz w:val="18"/>
          <w:szCs w:val="18"/>
        </w:rPr>
        <w:t xml:space="preserve"> (Galatians 4:4). For it: if the humanity comes about by ordinary generation, the person generated is a new human person, and the Word then unites himself to someone already there, which is the Nestorian structure. Two details either way. The miraculous element is only on the paternal side, so nothing about the flesh's ordinariness is bypassed. And the Creed makes the conception miraculous, not the birth: </w:t>
      </w:r>
      <w:r>
        <w:rPr>
          <w:i/>
          <w:iCs/>
          <w:sz w:val="18"/>
          <w:szCs w:val="18"/>
        </w:rPr>
        <w:t>virginitas in partu</w:t>
      </w:r>
      <w:r>
        <w:rPr>
          <w:sz w:val="18"/>
          <w:szCs w:val="18"/>
        </w:rPr>
        <w:t xml:space="preserve"> is the later accretion and the docetic-leaning one.</w:t>
      </w:r>
    </w:p>
  </w:footnote>
  <w:footnote w:id="46">
    <w:p w14:paraId="2C551EB3" w14:textId="77777777" w:rsidR="00681AC9" w:rsidRDefault="00681AC9" w:rsidP="00681AC9">
      <w:pPr>
        <w:spacing w:line="240" w:lineRule="auto"/>
      </w:pPr>
      <w:r>
        <w:rPr>
          <w:rStyle w:val="FootnoteReference"/>
        </w:rPr>
        <w:footnoteRef/>
      </w:r>
      <w:r>
        <w:rPr>
          <w:i/>
          <w:iCs/>
          <w:sz w:val="18"/>
          <w:szCs w:val="18"/>
        </w:rPr>
        <w:t>Enhypostasia</w:t>
      </w:r>
      <w:r>
        <w:rPr>
          <w:sz w:val="18"/>
          <w:szCs w:val="18"/>
        </w:rPr>
        <w:t>: the human nature has no independent personhood of its own but subsists in the person of the Word. Leontius of Byzantium, Constantinople II, Maximus. Worth stating, because an account weighted this heavily toward recognition looks as though it should have trouble with Chalcedon, and it does not. One hypostasis in two natures, the hypostasis being the divine Word, is the Definition read correctly rather than inverted.</w:t>
      </w:r>
    </w:p>
  </w:footnote>
  <w:footnote w:id="47">
    <w:p w14:paraId="4B619D31" w14:textId="77777777" w:rsidR="00423E47" w:rsidRDefault="00423E47" w:rsidP="00423E47">
      <w:pPr>
        <w:spacing w:line="240" w:lineRule="auto"/>
      </w:pPr>
      <w:r>
        <w:rPr>
          <w:rStyle w:val="FootnoteReference"/>
        </w:rPr>
        <w:footnoteRef/>
      </w:r>
      <w:r>
        <w:rPr>
          <w:sz w:val="18"/>
          <w:szCs w:val="18"/>
        </w:rPr>
        <w:t>Which is why there is no debt here. If the making was already for this, there was no moment at which something was owed, and nothing can be paid to settle an account that was never opened.</w:t>
      </w:r>
    </w:p>
  </w:footnote>
  <w:footnote w:id="48">
    <w:p w14:paraId="5770732B" w14:textId="77777777" w:rsidR="00423E47" w:rsidRDefault="00423E47" w:rsidP="00423E47">
      <w:pPr>
        <w:spacing w:line="240" w:lineRule="auto"/>
      </w:pPr>
      <w:r>
        <w:rPr>
          <w:rStyle w:val="FootnoteReference"/>
        </w:rPr>
        <w:footnoteRef/>
      </w:r>
      <w:r>
        <w:rPr>
          <w:sz w:val="18"/>
          <w:szCs w:val="18"/>
        </w:rPr>
        <w:t>John 18:36; 19:19. The placard is a charge sheet, a detail no early Christian would have invented, since it makes the death political rather than sacrificial. Note also that for the Sanhedrin, the court necessary for capital punishment under Jewish law, the penalty for a religious offence would have been stoning.</w:t>
      </w:r>
    </w:p>
  </w:footnote>
  <w:footnote w:id="49">
    <w:p w14:paraId="0FFF1336" w14:textId="77777777" w:rsidR="00423E47" w:rsidRDefault="00423E47" w:rsidP="00423E47">
      <w:pPr>
        <w:spacing w:line="240" w:lineRule="auto"/>
      </w:pPr>
      <w:r>
        <w:rPr>
          <w:rStyle w:val="FootnoteReference"/>
        </w:rPr>
        <w:footnoteRef/>
      </w:r>
      <w:r>
        <w:rPr>
          <w:sz w:val="18"/>
          <w:szCs w:val="18"/>
        </w:rPr>
        <w:t xml:space="preserve">Matthew 27:25. </w:t>
      </w:r>
      <w:r>
        <w:rPr>
          <w:i/>
          <w:iCs/>
          <w:sz w:val="18"/>
          <w:szCs w:val="18"/>
        </w:rPr>
        <w:t>Pas ho laos</w:t>
      </w:r>
      <w:r>
        <w:rPr>
          <w:sz w:val="18"/>
          <w:szCs w:val="18"/>
        </w:rPr>
        <w:t xml:space="preserve">, all the people — </w:t>
      </w:r>
      <w:r>
        <w:rPr>
          <w:i/>
          <w:iCs/>
          <w:sz w:val="18"/>
          <w:szCs w:val="18"/>
        </w:rPr>
        <w:t>laos</w:t>
      </w:r>
      <w:r>
        <w:rPr>
          <w:sz w:val="18"/>
          <w:szCs w:val="18"/>
        </w:rPr>
        <w:t xml:space="preserve"> being the Septuagint's word for Israel as the covenant people, over against </w:t>
      </w:r>
      <w:r>
        <w:rPr>
          <w:i/>
          <w:iCs/>
          <w:sz w:val="18"/>
          <w:szCs w:val="18"/>
        </w:rPr>
        <w:t>ethnē</w:t>
      </w:r>
      <w:r>
        <w:rPr>
          <w:sz w:val="18"/>
          <w:szCs w:val="18"/>
        </w:rPr>
        <w:t xml:space="preserve">, the nations. Matthew has used </w:t>
      </w:r>
      <w:r>
        <w:rPr>
          <w:i/>
          <w:iCs/>
          <w:sz w:val="18"/>
          <w:szCs w:val="18"/>
        </w:rPr>
        <w:t>ochlos</w:t>
      </w:r>
      <w:r>
        <w:rPr>
          <w:sz w:val="18"/>
          <w:szCs w:val="18"/>
        </w:rPr>
        <w:t>, crowd, a few verses earlier. The change of word is not careless.</w:t>
      </w:r>
    </w:p>
  </w:footnote>
  <w:footnote w:id="50">
    <w:p w14:paraId="4790C93F" w14:textId="77777777" w:rsidR="00423E47" w:rsidRDefault="00423E47" w:rsidP="00423E47">
      <w:pPr>
        <w:spacing w:line="240" w:lineRule="auto"/>
      </w:pPr>
      <w:r>
        <w:rPr>
          <w:rStyle w:val="FootnoteReference"/>
        </w:rPr>
        <w:footnoteRef/>
      </w:r>
      <w:r>
        <w:rPr>
          <w:sz w:val="18"/>
          <w:szCs w:val="18"/>
        </w:rPr>
        <w:t xml:space="preserve">The </w:t>
      </w:r>
      <w:r>
        <w:rPr>
          <w:i/>
          <w:iCs/>
          <w:sz w:val="18"/>
          <w:szCs w:val="18"/>
        </w:rPr>
        <w:t>privilegium paschale</w:t>
      </w:r>
      <w:r>
        <w:rPr>
          <w:sz w:val="18"/>
          <w:szCs w:val="18"/>
        </w:rPr>
        <w:t>, the supposed Passover amnesty, appears in no Roman source and in no Jewish one. Governors did issue pardons — the instruments existed and Josephus records instances — but a standing amnesty at the feast is a different thing, and it appears nowhere. What the scene needs is a mechanism by which a crowd can choose, and an occasional discretionary act generalized into a custom would supply it.</w:t>
      </w:r>
    </w:p>
  </w:footnote>
  <w:footnote w:id="51">
    <w:p w14:paraId="0EE2478A" w14:textId="77777777" w:rsidR="00052743" w:rsidRDefault="00052743"/>
    <w:p w14:paraId="1EA1FD76" w14:textId="77777777" w:rsidR="00203B49" w:rsidRDefault="00203B49"/>
  </w:footnote>
  <w:footnote w:id="52">
    <w:p w14:paraId="18854C6E" w14:textId="77777777" w:rsidR="00423E47" w:rsidRDefault="00423E47" w:rsidP="00423E47">
      <w:pPr>
        <w:spacing w:line="240" w:lineRule="auto"/>
      </w:pPr>
      <w:r>
        <w:rPr>
          <w:rStyle w:val="FootnoteReference"/>
        </w:rPr>
        <w:footnoteRef/>
      </w:r>
      <w:r>
        <w:rPr>
          <w:sz w:val="18"/>
          <w:szCs w:val="18"/>
        </w:rPr>
        <w:t xml:space="preserve">Philo, </w:t>
      </w:r>
      <w:r>
        <w:rPr>
          <w:i/>
          <w:iCs/>
          <w:sz w:val="18"/>
          <w:szCs w:val="18"/>
        </w:rPr>
        <w:t>Legatio ad Gaium</w:t>
      </w:r>
      <w:r>
        <w:rPr>
          <w:sz w:val="18"/>
          <w:szCs w:val="18"/>
        </w:rPr>
        <w:t xml:space="preserve"> 38, describes his corruption, his insolence, and his repeated executions without trial; Josephus records the episodes with the standards and the aqueduct, and the Samaritan massacre that got him recalled around the year 36. The trajectory of the Gospels themselves runs from Mark to John toward increasing Roman exculpation and increasing Jewish blame, which tracks the situation of the communities writing rather than the event they describe.</w:t>
      </w:r>
    </w:p>
  </w:footnote>
  <w:footnote w:id="53">
    <w:p w14:paraId="4CD1E9EF" w14:textId="77777777" w:rsidR="00423E47" w:rsidRDefault="00423E47" w:rsidP="00423E47">
      <w:pPr>
        <w:spacing w:line="240" w:lineRule="auto"/>
      </w:pPr>
      <w:r>
        <w:rPr>
          <w:rStyle w:val="FootnoteReference"/>
        </w:rPr>
        <w:footnoteRef/>
      </w:r>
      <w:r>
        <w:rPr>
          <w:i/>
          <w:iCs/>
          <w:sz w:val="18"/>
          <w:szCs w:val="18"/>
        </w:rPr>
        <w:t>His blood be upon us and upon our children.</w:t>
      </w:r>
      <w:r>
        <w:rPr>
          <w:sz w:val="18"/>
          <w:szCs w:val="18"/>
        </w:rPr>
        <w:t xml:space="preserve"> In the Hebrew idiom this is a formula assigning legal responsibility — Joshua 2:19, 2 Samuel 1:16 — and not a curse laid on descendants. As reportage it is not credible: a mass of people do not spontaneously swear a self-imprecation in unison. As literature after the year seventy it is legible, and that is what it is — and legible in a specific form, since </w:t>
      </w:r>
      <w:r>
        <w:rPr>
          <w:i/>
          <w:iCs/>
          <w:sz w:val="18"/>
          <w:szCs w:val="18"/>
        </w:rPr>
        <w:t>laos</w:t>
      </w:r>
      <w:r>
        <w:rPr>
          <w:sz w:val="18"/>
          <w:szCs w:val="18"/>
        </w:rPr>
        <w:t xml:space="preserve"> is the covenant word and reading catastrophe as the people's own fault is what the prophets do about themselves. What changed was not the sentence but who was reading it, and a confession made from inside becomes an accusation the moment it is read from outside. </w:t>
      </w:r>
      <w:r>
        <w:rPr>
          <w:i/>
          <w:iCs/>
          <w:sz w:val="18"/>
          <w:szCs w:val="18"/>
        </w:rPr>
        <w:t>Nostra Aetate</w:t>
      </w:r>
      <w:r>
        <w:rPr>
          <w:sz w:val="18"/>
          <w:szCs w:val="18"/>
        </w:rPr>
        <w:t xml:space="preserve"> (1965) formally rejected the charge of collective guilt, and the Episcopal Church holds the same, but the sentence has had nineteen centuries to work and the repudiations are recent.</w:t>
      </w:r>
    </w:p>
  </w:footnote>
  <w:footnote w:id="54">
    <w:p w14:paraId="2C0844BA" w14:textId="77777777" w:rsidR="00423E47" w:rsidRDefault="00423E47" w:rsidP="00423E47">
      <w:pPr>
        <w:spacing w:line="240" w:lineRule="auto"/>
      </w:pPr>
      <w:r>
        <w:rPr>
          <w:rStyle w:val="FootnoteReference"/>
        </w:rPr>
        <w:footnoteRef/>
      </w:r>
      <w:r>
        <w:rPr>
          <w:i/>
          <w:iCs/>
          <w:sz w:val="18"/>
          <w:szCs w:val="18"/>
        </w:rPr>
        <w:t>Epathen</w:t>
      </w:r>
      <w:r>
        <w:rPr>
          <w:sz w:val="18"/>
          <w:szCs w:val="18"/>
        </w:rPr>
        <w:t xml:space="preserve">, suffered. The three verbs are there because the Docetists conceded the appearance of all three. Note also what the Creed does not say: no ransom, no substitution, no satisfaction, no theory of any kind. It says </w:t>
      </w:r>
      <w:r>
        <w:rPr>
          <w:i/>
          <w:iCs/>
          <w:sz w:val="18"/>
          <w:szCs w:val="18"/>
        </w:rPr>
        <w:t>for our sake</w:t>
      </w:r>
      <w:r>
        <w:rPr>
          <w:sz w:val="18"/>
          <w:szCs w:val="18"/>
        </w:rPr>
        <w:t xml:space="preserve"> and stops. Every atonement theory is later, and the silence is what leaves room for the reading given here.</w:t>
      </w:r>
    </w:p>
  </w:footnote>
  <w:footnote w:id="55">
    <w:p w14:paraId="5441514F" w14:textId="77777777" w:rsidR="00423E47" w:rsidRDefault="00423E47" w:rsidP="00423E47">
      <w:pPr>
        <w:spacing w:line="240" w:lineRule="auto"/>
      </w:pPr>
      <w:r>
        <w:rPr>
          <w:rStyle w:val="FootnoteReference"/>
        </w:rPr>
        <w:footnoteRef/>
      </w:r>
      <w:r>
        <w:rPr>
          <w:sz w:val="18"/>
          <w:szCs w:val="18"/>
        </w:rPr>
        <w:t xml:space="preserve">2 Corinthians 5:21. The Greek is stark — made him to </w:t>
      </w:r>
      <w:r>
        <w:rPr>
          <w:i/>
          <w:iCs/>
          <w:sz w:val="18"/>
          <w:szCs w:val="18"/>
        </w:rPr>
        <w:t>be</w:t>
      </w:r>
      <w:r>
        <w:rPr>
          <w:sz w:val="18"/>
          <w:szCs w:val="18"/>
        </w:rPr>
        <w:t xml:space="preserve"> sin, not to bear its penalty — and the transactional readings are later overlays on a sentence that does not require them.</w:t>
      </w:r>
    </w:p>
  </w:footnote>
  <w:footnote w:id="56">
    <w:p w14:paraId="68D93750" w14:textId="77777777" w:rsidR="00423E47" w:rsidRDefault="00423E47" w:rsidP="00423E47">
      <w:pPr>
        <w:spacing w:line="240" w:lineRule="auto"/>
      </w:pPr>
      <w:r>
        <w:rPr>
          <w:rStyle w:val="FootnoteReference"/>
        </w:rPr>
        <w:footnoteRef/>
      </w:r>
      <w:r>
        <w:rPr>
          <w:sz w:val="18"/>
          <w:szCs w:val="18"/>
        </w:rPr>
        <w:t>Psalm 22:1; Mark 15:34. It is sometimes said that quoting the psalm makes the cry a recitation with the ending already in view, and therefore less than real. That misunderstands how devout people pray under duress. Quotation is not distance. A Jew in extremity reaching for the Psalms is not narrating his suffering from outside it but suffering in the only language adequate to it, which is what the Psalms are for.</w:t>
      </w:r>
    </w:p>
  </w:footnote>
  <w:footnote w:id="57">
    <w:p w14:paraId="702BDC50" w14:textId="77777777" w:rsidR="00423E47" w:rsidRDefault="00423E47" w:rsidP="00423E47">
      <w:pPr>
        <w:spacing w:line="240" w:lineRule="auto"/>
      </w:pPr>
      <w:r>
        <w:rPr>
          <w:rStyle w:val="FootnoteReference"/>
        </w:rPr>
        <w:footnoteRef/>
      </w:r>
      <w:r>
        <w:rPr>
          <w:sz w:val="18"/>
          <w:szCs w:val="18"/>
        </w:rPr>
        <w:t>Which is also the answer to a heresy in the neighbourhood. The Agnoetae, a sixth-century group, held that Christ was genuinely ignorant of some things — a deficiency in his human knowledge. This is not that. Fear of a nothing is not ignorance of a fact, and the knowing is not interrupted by failure; what he assumes is the condition in which the nothing appears. The scriptural pressure points, Mark 13:32 and Luke 2:52, are handled as Aquinas handles them, by distinguishing the vision from an acquired knowledge that genuinely grows.</w:t>
      </w:r>
    </w:p>
  </w:footnote>
  <w:footnote w:id="58">
    <w:p w14:paraId="5DAFEA9D" w14:textId="77777777" w:rsidR="00423E47" w:rsidRDefault="00423E47" w:rsidP="00423E47">
      <w:pPr>
        <w:spacing w:line="240" w:lineRule="auto"/>
      </w:pPr>
      <w:r>
        <w:rPr>
          <w:rStyle w:val="FootnoteReference"/>
        </w:rPr>
        <w:footnoteRef/>
      </w:r>
      <w:r>
        <w:rPr>
          <w:sz w:val="18"/>
          <w:szCs w:val="18"/>
        </w:rPr>
        <w:t xml:space="preserve">There is a further difficulty here that belongs to the tradition and not to me. If the Word is the subject, the Word is what undergoes the forsakenness, and </w:t>
      </w:r>
      <w:r>
        <w:rPr>
          <w:i/>
          <w:iCs/>
          <w:sz w:val="18"/>
          <w:szCs w:val="18"/>
        </w:rPr>
        <w:t>theopaschism</w:t>
      </w:r>
      <w:r>
        <w:rPr>
          <w:sz w:val="18"/>
          <w:szCs w:val="18"/>
        </w:rPr>
        <w:t xml:space="preserve"> — God suffered — was contested before it was received in the qualified form: one of the Trinity suffered in the flesh, endorsed at Constantinople II. The nuance is the </w:t>
      </w:r>
      <w:r>
        <w:rPr>
          <w:i/>
          <w:iCs/>
          <w:sz w:val="18"/>
          <w:szCs w:val="18"/>
        </w:rPr>
        <w:t>communicatio idiomatum</w:t>
      </w:r>
      <w:r>
        <w:rPr>
          <w:sz w:val="18"/>
          <w:szCs w:val="18"/>
        </w:rPr>
        <w:t xml:space="preserve">. What is said of the humanity may be said of the Person, so "God suffered" is true as a statement about who suffered and false as a statement about the divine nature, which is not made passible by it. And the tradition drew the line exactly where I would want it drawn: the theopaschite formula was received, and </w:t>
      </w:r>
      <w:r>
        <w:rPr>
          <w:i/>
          <w:iCs/>
          <w:sz w:val="18"/>
          <w:szCs w:val="18"/>
        </w:rPr>
        <w:t>patripassianism</w:t>
      </w:r>
      <w:r>
        <w:rPr>
          <w:sz w:val="18"/>
          <w:szCs w:val="18"/>
        </w:rPr>
        <w:t xml:space="preserve"> — that the Father suffered — was rejected. I should be careful here for the same reason I was careful with Hosea. The Father is not absent from the cross; there is no second thing, and nowhere else for the Father to be. What patripassianism claims is something else: that the Father is the one undergoing it, the subject of that particular suffering. That requires the Persons to be modes of one subject, and it is the same confusion of registers I described where the Creed says </w:t>
      </w:r>
      <w:r>
        <w:rPr>
          <w:i/>
          <w:iCs/>
          <w:sz w:val="18"/>
          <w:szCs w:val="18"/>
        </w:rPr>
        <w:t>one Lord, Jesus Christ</w:t>
      </w:r>
      <w:r>
        <w:rPr>
          <w:sz w:val="18"/>
          <w:szCs w:val="18"/>
        </w:rPr>
        <w:t xml:space="preserve">. The Son is the one who says </w:t>
      </w:r>
      <w:r>
        <w:rPr>
          <w:i/>
          <w:iCs/>
          <w:sz w:val="18"/>
          <w:szCs w:val="18"/>
        </w:rPr>
        <w:t>I</w:t>
      </w:r>
      <w:r>
        <w:rPr>
          <w:sz w:val="18"/>
          <w:szCs w:val="18"/>
        </w:rPr>
        <w:t xml:space="preserve"> from there. The Father is not somewhere else.</w:t>
      </w:r>
    </w:p>
  </w:footnote>
  <w:footnote w:id="59">
    <w:p w14:paraId="40C8651F" w14:textId="77777777" w:rsidR="00423E47" w:rsidRDefault="00423E47" w:rsidP="00423E47">
      <w:pPr>
        <w:spacing w:line="240" w:lineRule="auto"/>
      </w:pPr>
      <w:r>
        <w:rPr>
          <w:rStyle w:val="FootnoteReference"/>
        </w:rPr>
        <w:footnoteRef/>
      </w:r>
      <w:r>
        <w:rPr>
          <w:sz w:val="18"/>
          <w:szCs w:val="18"/>
        </w:rPr>
        <w:t>Mark 15:38–39. The centurion's confession is the first time any human being in that Gospel says it. Demons say it; the voice at the baptism says it; no person does, for fifteen chapters. And what he is reported to have seen is nothing but how the man died.</w:t>
      </w:r>
    </w:p>
  </w:footnote>
  <w:footnote w:id="60">
    <w:p w14:paraId="2662E880" w14:textId="77777777" w:rsidR="000F6068" w:rsidRDefault="000F6068" w:rsidP="000F6068">
      <w:pPr>
        <w:spacing w:line="240" w:lineRule="auto"/>
      </w:pPr>
      <w:r>
        <w:rPr>
          <w:rStyle w:val="FootnoteReference"/>
        </w:rPr>
        <w:footnoteRef/>
      </w:r>
      <w:r>
        <w:rPr>
          <w:sz w:val="18"/>
          <w:szCs w:val="18"/>
        </w:rPr>
        <w:t>1 Corinthians 15:3–4. The formula does not point to a proof-text so much as claim that the whole pattern was already there to be read — which is a different operation from prediction. The pattern is not the prediction, and the earlier readings survive.</w:t>
      </w:r>
    </w:p>
  </w:footnote>
  <w:footnote w:id="61">
    <w:p w14:paraId="3B7E4CF8" w14:textId="77777777" w:rsidR="000F6068" w:rsidRDefault="000F6068" w:rsidP="000F6068">
      <w:pPr>
        <w:spacing w:line="240" w:lineRule="auto"/>
      </w:pPr>
      <w:r>
        <w:rPr>
          <w:rStyle w:val="FootnoteReference"/>
        </w:rPr>
        <w:footnoteRef/>
      </w:r>
      <w:r>
        <w:rPr>
          <w:sz w:val="18"/>
          <w:szCs w:val="18"/>
        </w:rPr>
        <w:t>Genesis 22:3–4, the Akedah; Exodus 19:10–16, Sinai; Jonah 1:17; Esther 4:16–5:1; Genesis 42:17–18. Hosea 6:1–2 is the load-bearing text and the only one with explicit raising language.</w:t>
      </w:r>
    </w:p>
  </w:footnote>
  <w:footnote w:id="62">
    <w:p w14:paraId="775B9118" w14:textId="77777777" w:rsidR="000F6068" w:rsidRDefault="000F6068" w:rsidP="000F6068">
      <w:pPr>
        <w:spacing w:line="240" w:lineRule="auto"/>
      </w:pPr>
      <w:r>
        <w:rPr>
          <w:rStyle w:val="FootnoteReference"/>
        </w:rPr>
        <w:footnoteRef/>
      </w:r>
      <w:r>
        <w:rPr>
          <w:sz w:val="18"/>
          <w:szCs w:val="18"/>
        </w:rPr>
        <w:t xml:space="preserve">1 Corinthians 15:20, 42–50. Luke 24:39 looks like the opposite emphasis — </w:t>
      </w:r>
      <w:r>
        <w:rPr>
          <w:i/>
          <w:iCs/>
          <w:sz w:val="18"/>
          <w:szCs w:val="18"/>
        </w:rPr>
        <w:t>a spirit hath not flesh and bones as ye see me have</w:t>
      </w:r>
      <w:r>
        <w:rPr>
          <w:sz w:val="18"/>
          <w:szCs w:val="18"/>
        </w:rPr>
        <w:t xml:space="preserve"> — and he eats fish four verses later. The two are only in tension if the change Paul describes is a change of substance. On the reading given here it is not.</w:t>
      </w:r>
    </w:p>
  </w:footnote>
  <w:footnote w:id="63">
    <w:p w14:paraId="0EDA3F1B" w14:textId="77777777" w:rsidR="000F6068" w:rsidRDefault="000F6068" w:rsidP="000F6068">
      <w:pPr>
        <w:spacing w:line="240" w:lineRule="auto"/>
      </w:pPr>
      <w:r>
        <w:rPr>
          <w:rStyle w:val="FootnoteReference"/>
        </w:rPr>
        <w:footnoteRef/>
      </w:r>
      <w:r>
        <w:rPr>
          <w:sz w:val="18"/>
          <w:szCs w:val="18"/>
        </w:rPr>
        <w:t>John 20:14–16; Luke 24:13–35; John 20:24–29.</w:t>
      </w:r>
    </w:p>
  </w:footnote>
  <w:footnote w:id="64">
    <w:p w14:paraId="65B3AC2C" w14:textId="77777777" w:rsidR="000F6068" w:rsidRDefault="000F6068" w:rsidP="000F6068">
      <w:pPr>
        <w:spacing w:line="240" w:lineRule="auto"/>
      </w:pPr>
      <w:r>
        <w:rPr>
          <w:rStyle w:val="FootnoteReference"/>
        </w:rPr>
        <w:footnoteRef/>
      </w:r>
      <w:r>
        <w:rPr>
          <w:sz w:val="18"/>
          <w:szCs w:val="18"/>
        </w:rPr>
        <w:t>Genesis 5:24; 2 Kings 2:11; Ezekiel 1.</w:t>
      </w:r>
    </w:p>
  </w:footnote>
  <w:footnote w:id="65">
    <w:p w14:paraId="38E10B1F" w14:textId="77777777" w:rsidR="000F6068" w:rsidRDefault="000F6068" w:rsidP="000F6068">
      <w:pPr>
        <w:spacing w:line="240" w:lineRule="auto"/>
      </w:pPr>
      <w:r>
        <w:rPr>
          <w:rStyle w:val="FootnoteReference"/>
        </w:rPr>
        <w:footnoteRef/>
      </w:r>
      <w:r>
        <w:rPr>
          <w:sz w:val="18"/>
          <w:szCs w:val="18"/>
        </w:rPr>
        <w:t xml:space="preserve">As the Talmud tells it: four great rabbis entered </w:t>
      </w:r>
      <w:r>
        <w:rPr>
          <w:i/>
          <w:iCs/>
          <w:sz w:val="18"/>
          <w:szCs w:val="18"/>
        </w:rPr>
        <w:t>pardes</w:t>
      </w:r>
      <w:r>
        <w:rPr>
          <w:sz w:val="18"/>
          <w:szCs w:val="18"/>
        </w:rPr>
        <w:t xml:space="preserve">, the orchard. Ben Azzai looked and died. Ben Zoma looked and was stricken. Akiva entered in peace and departed in peace. And Elisha ben Abuya cut the shoots — which is the phrase the text uses, and nobody is certain what it means. Afterward the tradition took his name from him and called him </w:t>
      </w:r>
      <w:r>
        <w:rPr>
          <w:i/>
          <w:iCs/>
          <w:sz w:val="18"/>
          <w:szCs w:val="18"/>
        </w:rPr>
        <w:t>Acher</w:t>
      </w:r>
      <w:r>
        <w:rPr>
          <w:sz w:val="18"/>
          <w:szCs w:val="18"/>
        </w:rPr>
        <w:t>, the other one. What he saw was the Talmudic Metatron, a figure seated, and what he concluded was that there are two powers in heaven, which is the name of a rejected position and not a stray thought. Metatron was given sixty lashes of fire to establish that he too must stand. Everyone stands. That is the whole difficulty, and I take it up where the Creed speaks of judgment.</w:t>
      </w:r>
    </w:p>
  </w:footnote>
  <w:footnote w:id="66">
    <w:p w14:paraId="2C7476C2" w14:textId="77777777" w:rsidR="000F6068" w:rsidRDefault="000F6068" w:rsidP="000F6068">
      <w:pPr>
        <w:spacing w:line="240" w:lineRule="auto"/>
      </w:pPr>
      <w:r>
        <w:rPr>
          <w:rStyle w:val="FootnoteReference"/>
        </w:rPr>
        <w:footnoteRef/>
      </w:r>
      <w:r>
        <w:rPr>
          <w:sz w:val="18"/>
          <w:szCs w:val="18"/>
        </w:rPr>
        <w:t>Matthew 15:27; Mark 7:28, the Syrophoenician woman's answer — even the dogs eat the crumbs that fall from the master's table. The crumbs are not lesser bread.</w:t>
      </w:r>
    </w:p>
  </w:footnote>
  <w:footnote w:id="67">
    <w:p w14:paraId="73DC0B16" w14:textId="77777777" w:rsidR="00935A8C" w:rsidRDefault="00935A8C" w:rsidP="00935A8C">
      <w:pPr>
        <w:spacing w:line="240" w:lineRule="auto"/>
      </w:pPr>
      <w:r>
        <w:rPr>
          <w:rStyle w:val="FootnoteReference"/>
        </w:rPr>
        <w:footnoteRef/>
      </w:r>
      <w:r>
        <w:rPr>
          <w:i/>
          <w:iCs/>
          <w:sz w:val="18"/>
          <w:szCs w:val="18"/>
        </w:rPr>
        <w:t>Parousia</w:t>
      </w:r>
      <w:r>
        <w:rPr>
          <w:sz w:val="18"/>
          <w:szCs w:val="18"/>
        </w:rPr>
        <w:t xml:space="preserve"> does not appear in the translated books of the Septuagint at all. Where it occurs in the Greek-composed books — 2 Maccabees 8:12 and 15:21, and in Judith and 3 Maccabees — it means the ordinary arrival of a person or an army. What the Greek Old Testament uses for divine advent is </w:t>
      </w:r>
      <w:r>
        <w:rPr>
          <w:i/>
          <w:iCs/>
          <w:sz w:val="18"/>
          <w:szCs w:val="18"/>
        </w:rPr>
        <w:t>epiphaneia</w:t>
      </w:r>
      <w:r>
        <w:rPr>
          <w:sz w:val="18"/>
          <w:szCs w:val="18"/>
        </w:rPr>
        <w:t xml:space="preserve"> and its verbal root, which renders Hebrew words for shining and becoming known. </w:t>
      </w:r>
      <w:r>
        <w:rPr>
          <w:i/>
          <w:iCs/>
          <w:sz w:val="18"/>
          <w:szCs w:val="18"/>
        </w:rPr>
        <w:t>Parousia</w:t>
      </w:r>
      <w:r>
        <w:rPr>
          <w:sz w:val="18"/>
          <w:szCs w:val="18"/>
        </w:rPr>
        <w:t xml:space="preserve"> as an eschatological term is a Christian development out of Hellenistic court usage, where it named the ceremonial arrival of a ruler at a city. The Creed does not use it: the Greek here is </w:t>
      </w:r>
      <w:r>
        <w:rPr>
          <w:i/>
          <w:iCs/>
          <w:sz w:val="18"/>
          <w:szCs w:val="18"/>
        </w:rPr>
        <w:t>erchomenon meta doxēs</w:t>
      </w:r>
      <w:r>
        <w:rPr>
          <w:sz w:val="18"/>
          <w:szCs w:val="18"/>
        </w:rPr>
        <w:t xml:space="preserve">, coming with glory. The Latin </w:t>
      </w:r>
      <w:r>
        <w:rPr>
          <w:i/>
          <w:iCs/>
          <w:sz w:val="18"/>
          <w:szCs w:val="18"/>
        </w:rPr>
        <w:t>adventus</w:t>
      </w:r>
      <w:r>
        <w:rPr>
          <w:sz w:val="18"/>
          <w:szCs w:val="18"/>
        </w:rPr>
        <w:t xml:space="preserve"> translates </w:t>
      </w:r>
      <w:r>
        <w:rPr>
          <w:i/>
          <w:iCs/>
          <w:sz w:val="18"/>
          <w:szCs w:val="18"/>
        </w:rPr>
        <w:t>parousia</w:t>
      </w:r>
      <w:r>
        <w:rPr>
          <w:sz w:val="18"/>
          <w:szCs w:val="18"/>
        </w:rPr>
        <w:t>, and the season of Advent inherits the arrival metaphor. The Eastern name for the feast is Epiphany, and I am taking the Greek instinct over the Latin one.</w:t>
      </w:r>
    </w:p>
  </w:footnote>
  <w:footnote w:id="68">
    <w:p w14:paraId="5BA253BC" w14:textId="77777777" w:rsidR="00935A8C" w:rsidRDefault="00935A8C" w:rsidP="00935A8C">
      <w:pPr>
        <w:spacing w:line="240" w:lineRule="auto"/>
      </w:pPr>
      <w:r>
        <w:rPr>
          <w:rStyle w:val="FootnoteReference"/>
        </w:rPr>
        <w:footnoteRef/>
      </w:r>
      <w:r>
        <w:rPr>
          <w:sz w:val="18"/>
          <w:szCs w:val="18"/>
        </w:rPr>
        <w:t xml:space="preserve">The Apostles' Creed says </w:t>
      </w:r>
      <w:r>
        <w:rPr>
          <w:i/>
          <w:iCs/>
          <w:sz w:val="18"/>
          <w:szCs w:val="18"/>
        </w:rPr>
        <w:t>he descended to the dead</w:t>
      </w:r>
      <w:r>
        <w:rPr>
          <w:sz w:val="18"/>
          <w:szCs w:val="18"/>
        </w:rPr>
        <w:t>, and the Eastern icon of the resurrection is the harrowing — Christ standing on the broken gates, pulling Adam and Eve up by the wrists. I hold the picture and not the raid. My earlier way of putting this was that hell must be timeless so that anyone there has access to redemption at any time. I no longer need timelessness to say it. There are no second chances in this account because there are no chances: what there is, is a standpoint and the possibility of seeing from it.</w:t>
      </w:r>
    </w:p>
  </w:footnote>
  <w:footnote w:id="69">
    <w:p w14:paraId="7D73402A" w14:textId="77777777" w:rsidR="00935A8C" w:rsidRDefault="00935A8C" w:rsidP="00935A8C">
      <w:pPr>
        <w:spacing w:line="240" w:lineRule="auto"/>
      </w:pPr>
      <w:r>
        <w:rPr>
          <w:rStyle w:val="FootnoteReference"/>
        </w:rPr>
        <w:footnoteRef/>
      </w:r>
      <w:r>
        <w:rPr>
          <w:sz w:val="18"/>
          <w:szCs w:val="18"/>
        </w:rPr>
        <w:t xml:space="preserve">Zechariah 3:1–2; Job 1:6–12, 2:1–7. The Hebrew is </w:t>
      </w:r>
      <w:r>
        <w:rPr>
          <w:i/>
          <w:iCs/>
          <w:sz w:val="18"/>
          <w:szCs w:val="18"/>
        </w:rPr>
        <w:t>ha-satan</w:t>
      </w:r>
      <w:r>
        <w:rPr>
          <w:sz w:val="18"/>
          <w:szCs w:val="18"/>
        </w:rPr>
        <w:t xml:space="preserve"> with the article throughout, which is why translations that render it as a proper name are making a decision the text does not.</w:t>
      </w:r>
    </w:p>
  </w:footnote>
  <w:footnote w:id="70">
    <w:p w14:paraId="4971888A" w14:textId="77777777" w:rsidR="00935A8C" w:rsidRDefault="00935A8C" w:rsidP="00935A8C">
      <w:pPr>
        <w:spacing w:line="240" w:lineRule="auto"/>
      </w:pPr>
      <w:r>
        <w:rPr>
          <w:rStyle w:val="FootnoteReference"/>
        </w:rPr>
        <w:footnoteRef/>
      </w:r>
      <w:r>
        <w:rPr>
          <w:sz w:val="18"/>
          <w:szCs w:val="18"/>
        </w:rPr>
        <w:t>Exodus 23:21.</w:t>
      </w:r>
    </w:p>
  </w:footnote>
  <w:footnote w:id="71">
    <w:p w14:paraId="238FE496" w14:textId="77777777" w:rsidR="00935A8C" w:rsidRDefault="00935A8C" w:rsidP="00935A8C">
      <w:pPr>
        <w:spacing w:line="240" w:lineRule="auto"/>
      </w:pPr>
      <w:r>
        <w:rPr>
          <w:rStyle w:val="FootnoteReference"/>
        </w:rPr>
        <w:footnoteRef/>
      </w:r>
      <w:r>
        <w:rPr>
          <w:sz w:val="18"/>
          <w:szCs w:val="18"/>
        </w:rPr>
        <w:t xml:space="preserve">The throne is better read as an office than as a person, which the sources permit, since they have never agreed about who Metatron is. </w:t>
      </w:r>
      <w:r>
        <w:rPr>
          <w:i/>
          <w:iCs/>
          <w:sz w:val="18"/>
          <w:szCs w:val="18"/>
        </w:rPr>
        <w:t>3 Enoch</w:t>
      </w:r>
      <w:r>
        <w:rPr>
          <w:sz w:val="18"/>
          <w:szCs w:val="18"/>
        </w:rPr>
        <w:t xml:space="preserve"> has Enoch transformed into him; elsewhere he is a distinct angelic prince; the Zohar separates them further; and later kabbalistic material treats the position as a station rather than a fixed identity. The Word fills that office, and the Incarnation does not vacate it, for the same reason the coming is not travel: there is nowhere to go. The Word is at Nazareth the way light is on a thing it falls on, and not by having left somewhere. Which matters for the last phrase of this clause — </w:t>
      </w:r>
      <w:r>
        <w:rPr>
          <w:i/>
          <w:iCs/>
          <w:sz w:val="18"/>
          <w:szCs w:val="18"/>
        </w:rPr>
        <w:t>his kingdom will have no end</w:t>
      </w:r>
      <w:r>
        <w:rPr>
          <w:sz w:val="18"/>
          <w:szCs w:val="18"/>
        </w:rPr>
        <w:t xml:space="preserve"> was added against precisely the shape a vacated-and-resumed office would have.</w:t>
      </w:r>
    </w:p>
  </w:footnote>
  <w:footnote w:id="72">
    <w:p w14:paraId="624108C9" w14:textId="77777777" w:rsidR="00935A8C" w:rsidRDefault="00935A8C" w:rsidP="00935A8C">
      <w:pPr>
        <w:spacing w:line="240" w:lineRule="auto"/>
      </w:pPr>
      <w:r>
        <w:rPr>
          <w:rStyle w:val="FootnoteReference"/>
        </w:rPr>
        <w:footnoteRef/>
      </w:r>
      <w:r>
        <w:rPr>
          <w:sz w:val="18"/>
          <w:szCs w:val="18"/>
        </w:rPr>
        <w:t xml:space="preserve">Angelomorphic Christology — an exalted man given the Name — is Arianism in Hebrew, and this is the one place in this document where that door genuinely opens. It should be closed rather than avoided. Alan Segal's </w:t>
      </w:r>
      <w:r>
        <w:rPr>
          <w:i/>
          <w:iCs/>
          <w:sz w:val="18"/>
          <w:szCs w:val="18"/>
        </w:rPr>
        <w:t>Two Powers in Heaven</w:t>
      </w:r>
      <w:r>
        <w:rPr>
          <w:sz w:val="18"/>
          <w:szCs w:val="18"/>
        </w:rPr>
        <w:t xml:space="preserve"> (1977) and Daniel Boyarin's work argue that binitarian readings were a live Jewish option later ruled out, partly because Christians took it. Which means the complication is Jewish before it is Christian: what sits at the right hand is the figure their tradition specifically anathematized recognizing, and Acher paid for seeing it. That is not this document's problem to resolve.</w:t>
      </w:r>
    </w:p>
  </w:footnote>
  <w:footnote w:id="73">
    <w:p w14:paraId="73FAECFE" w14:textId="77777777" w:rsidR="00935A8C" w:rsidRDefault="00935A8C" w:rsidP="00935A8C">
      <w:pPr>
        <w:spacing w:line="240" w:lineRule="auto"/>
      </w:pPr>
      <w:r>
        <w:rPr>
          <w:rStyle w:val="FootnoteReference"/>
        </w:rPr>
        <w:footnoteRef/>
      </w:r>
      <w:r>
        <w:rPr>
          <w:sz w:val="18"/>
          <w:szCs w:val="18"/>
        </w:rPr>
        <w:t>Marcellus of Ancyra, condemned at Constantinople in 381, though he was Athanasius's ally and not an Arian. The clause constrains any reading of the throne as an office: a version in which it is held, vacated during the Incarnation, and resumed would give the Son an interruption and run straight into it.</w:t>
      </w:r>
    </w:p>
  </w:footnote>
  <w:footnote w:id="74">
    <w:p w14:paraId="7C62D4A4" w14:textId="77777777" w:rsidR="00935A8C" w:rsidRDefault="00935A8C" w:rsidP="00935A8C">
      <w:pPr>
        <w:spacing w:line="240" w:lineRule="auto"/>
      </w:pPr>
      <w:r>
        <w:rPr>
          <w:rStyle w:val="FootnoteReference"/>
        </w:rPr>
        <w:footnoteRef/>
      </w:r>
      <w:r>
        <w:rPr>
          <w:sz w:val="18"/>
          <w:szCs w:val="18"/>
        </w:rPr>
        <w:t xml:space="preserve">Universal restoration is associated with Origen and with Gregory of Nyssa. Propositions attributed to Origen were anathematized at Constantinople II in 553, though what precisely fell under the anathemas — and whether Gregory falls under them — is disputed; the condemned Origenism included the pre-existence of souls and a final dissolution of bodies, and I hold neither. The position here is asymptotic in any case, which is a different shape: restoration is the direction of the whole rather than a state achieved at a date. That is </w:t>
      </w:r>
      <w:r>
        <w:rPr>
          <w:i/>
          <w:iCs/>
          <w:sz w:val="18"/>
          <w:szCs w:val="18"/>
        </w:rPr>
        <w:t>epektasis</w:t>
      </w:r>
      <w:r>
        <w:rPr>
          <w:sz w:val="18"/>
          <w:szCs w:val="18"/>
        </w:rPr>
        <w:t xml:space="preserve"> applied to the end, which is Gregory's own logic and not a departure from it.</w:t>
      </w:r>
    </w:p>
  </w:footnote>
  <w:footnote w:id="75">
    <w:p w14:paraId="6A22D6EC" w14:textId="77777777" w:rsidR="00D93E26" w:rsidRDefault="00D93E26" w:rsidP="00D93E26">
      <w:pPr>
        <w:spacing w:line="240" w:lineRule="auto"/>
      </w:pPr>
      <w:r>
        <w:rPr>
          <w:rStyle w:val="FootnoteReference"/>
        </w:rPr>
        <w:footnoteRef/>
      </w:r>
      <w:r>
        <w:rPr>
          <w:sz w:val="18"/>
          <w:szCs w:val="18"/>
        </w:rPr>
        <w:t>1 Corinthians 8:6.</w:t>
      </w:r>
    </w:p>
  </w:footnote>
  <w:footnote w:id="76">
    <w:p w14:paraId="559C1830" w14:textId="77777777" w:rsidR="00D93E26" w:rsidRDefault="00D93E26" w:rsidP="00D93E26">
      <w:pPr>
        <w:spacing w:line="240" w:lineRule="auto"/>
      </w:pPr>
      <w:r>
        <w:rPr>
          <w:rStyle w:val="FootnoteReference"/>
        </w:rPr>
        <w:footnoteRef/>
      </w:r>
      <w:r>
        <w:rPr>
          <w:i/>
          <w:iCs/>
          <w:sz w:val="18"/>
          <w:szCs w:val="18"/>
        </w:rPr>
        <w:t>To kyrion</w:t>
      </w:r>
      <w:r>
        <w:rPr>
          <w:sz w:val="18"/>
          <w:szCs w:val="18"/>
        </w:rPr>
        <w:t xml:space="preserve"> — a neuter article agreeing with </w:t>
      </w:r>
      <w:r>
        <w:rPr>
          <w:i/>
          <w:iCs/>
          <w:sz w:val="18"/>
          <w:szCs w:val="18"/>
        </w:rPr>
        <w:t>pneuma</w:t>
      </w:r>
      <w:r>
        <w:rPr>
          <w:sz w:val="18"/>
          <w:szCs w:val="18"/>
        </w:rPr>
        <w:t xml:space="preserve">, so the phrase reads closer to "the Lordly one" than to a repetition of the Son's title. The expansion of 381 does not add </w:t>
      </w:r>
      <w:r>
        <w:rPr>
          <w:i/>
          <w:iCs/>
          <w:sz w:val="18"/>
          <w:szCs w:val="18"/>
        </w:rPr>
        <w:t>theos</w:t>
      </w:r>
      <w:r>
        <w:rPr>
          <w:sz w:val="18"/>
          <w:szCs w:val="18"/>
        </w:rPr>
        <w:t xml:space="preserve"> anywhere. It stacks functional predicates instead: giver of life, proceeds, spoke through the prophets, co-worshipped. Basil's </w:t>
      </w:r>
      <w:r>
        <w:rPr>
          <w:i/>
          <w:iCs/>
          <w:sz w:val="18"/>
          <w:szCs w:val="18"/>
        </w:rPr>
        <w:t>On the Holy Spirit</w:t>
      </w:r>
      <w:r>
        <w:rPr>
          <w:sz w:val="18"/>
          <w:szCs w:val="18"/>
        </w:rPr>
        <w:t xml:space="preserve"> is that argument at length, and it is cautious on purpose, because the word was contested and the Pneumatomachians were pressing.</w:t>
      </w:r>
    </w:p>
  </w:footnote>
  <w:footnote w:id="77">
    <w:p w14:paraId="6058DE53" w14:textId="77777777" w:rsidR="00D93E26" w:rsidRDefault="00D93E26" w:rsidP="00D93E26">
      <w:pPr>
        <w:spacing w:line="240" w:lineRule="auto"/>
      </w:pPr>
      <w:r>
        <w:rPr>
          <w:rStyle w:val="FootnoteReference"/>
        </w:rPr>
        <w:footnoteRef/>
      </w:r>
      <w:r>
        <w:rPr>
          <w:sz w:val="18"/>
          <w:szCs w:val="18"/>
        </w:rPr>
        <w:t>Acts 2:3. The flame divides and rests on each of them separately, which is worth noticing: the presence arrives as many without being divided into portions.</w:t>
      </w:r>
    </w:p>
  </w:footnote>
  <w:footnote w:id="78">
    <w:p w14:paraId="4C55FDC7" w14:textId="77777777" w:rsidR="00D93E26" w:rsidRDefault="00D93E26" w:rsidP="00D93E26">
      <w:pPr>
        <w:spacing w:line="240" w:lineRule="auto"/>
      </w:pPr>
      <w:r>
        <w:rPr>
          <w:rStyle w:val="FootnoteReference"/>
        </w:rPr>
        <w:footnoteRef/>
      </w:r>
      <w:r>
        <w:rPr>
          <w:sz w:val="18"/>
          <w:szCs w:val="18"/>
        </w:rPr>
        <w:t xml:space="preserve">The </w:t>
      </w:r>
      <w:r>
        <w:rPr>
          <w:i/>
          <w:iCs/>
          <w:sz w:val="18"/>
          <w:szCs w:val="18"/>
        </w:rPr>
        <w:t>Shekhinah</w:t>
      </w:r>
      <w:r>
        <w:rPr>
          <w:sz w:val="18"/>
          <w:szCs w:val="18"/>
        </w:rPr>
        <w:t xml:space="preserve"> of Jewish usage, the indwelling presence that accompanies Israel into exile. The Pneumatomachians held the Spirit to be a creature, or in some way less, and the additions of 381 exist to block them. An account that assigns the Spirit conditions the Son does not bear looks as though it must land there, and it does not, because these are conditions freely borne rather than defects sustained. Bearing what the Son does not is no more a demotion than the Son's bearing what the Father does not — an asymmetry proper to each Person's economy rather than a rank between them.</w:t>
      </w:r>
    </w:p>
  </w:footnote>
  <w:footnote w:id="79">
    <w:p w14:paraId="19F59D27" w14:textId="77777777" w:rsidR="00D93E26" w:rsidRDefault="00D93E26" w:rsidP="00D93E26">
      <w:pPr>
        <w:spacing w:line="240" w:lineRule="auto"/>
      </w:pPr>
      <w:r>
        <w:rPr>
          <w:rStyle w:val="FootnoteReference"/>
        </w:rPr>
        <w:footnoteRef/>
      </w:r>
      <w:r>
        <w:rPr>
          <w:sz w:val="18"/>
          <w:szCs w:val="18"/>
        </w:rPr>
        <w:t xml:space="preserve">Psalm 33:6. The participle in the Creed is </w:t>
      </w:r>
      <w:r>
        <w:rPr>
          <w:i/>
          <w:iCs/>
          <w:sz w:val="18"/>
          <w:szCs w:val="18"/>
        </w:rPr>
        <w:t>zōopoion</w:t>
      </w:r>
      <w:r>
        <w:rPr>
          <w:sz w:val="18"/>
          <w:szCs w:val="18"/>
        </w:rPr>
        <w:t>, life-making, and it carries Genesis 2 — breath in nostrils — and Ezekiel 37, breath in dry bones.</w:t>
      </w:r>
    </w:p>
  </w:footnote>
  <w:footnote w:id="80">
    <w:p w14:paraId="7E9A9D2F" w14:textId="77777777" w:rsidR="00D93E26" w:rsidRDefault="00D93E26" w:rsidP="00D93E26">
      <w:pPr>
        <w:spacing w:line="240" w:lineRule="auto"/>
      </w:pPr>
      <w:r>
        <w:rPr>
          <w:rStyle w:val="FootnoteReference"/>
        </w:rPr>
        <w:footnoteRef/>
      </w:r>
      <w:r>
        <w:rPr>
          <w:sz w:val="18"/>
          <w:szCs w:val="18"/>
        </w:rPr>
        <w:t xml:space="preserve">Added in the West, absent from the Greek text, and a principal cause of the schism of 1054. The Prayer Book's Rite II text retains it, so an Episcopalian has to say something rather than inherit the Eastern position by default. Note that the argument here makes the procession simultaneous with the generation rather than consequent on it, which is close to the Latin qualification </w:t>
      </w:r>
      <w:r>
        <w:rPr>
          <w:i/>
          <w:iCs/>
          <w:sz w:val="18"/>
          <w:szCs w:val="18"/>
        </w:rPr>
        <w:t>principaliter</w:t>
      </w:r>
      <w:r>
        <w:rPr>
          <w:sz w:val="18"/>
          <w:szCs w:val="18"/>
        </w:rPr>
        <w:t>: from the Father principally, through the Son.</w:t>
      </w:r>
    </w:p>
  </w:footnote>
  <w:footnote w:id="81">
    <w:p w14:paraId="0C8D00E0" w14:textId="77777777" w:rsidR="00D93E26" w:rsidRDefault="00D93E26" w:rsidP="00D93E26">
      <w:pPr>
        <w:spacing w:line="240" w:lineRule="auto"/>
      </w:pPr>
      <w:r>
        <w:rPr>
          <w:rStyle w:val="FootnoteReference"/>
        </w:rPr>
        <w:footnoteRef/>
      </w:r>
      <w:r>
        <w:rPr>
          <w:sz w:val="18"/>
          <w:szCs w:val="18"/>
        </w:rPr>
        <w:t xml:space="preserve">The first clause set this out. A producer makes something that stands apart from him; a fashioner shapes, and shaping does not obviously end; and begetting yields the same nature. The tradition wants a wall between the first and the other two, and </w:t>
      </w:r>
      <w:r>
        <w:rPr>
          <w:i/>
          <w:iCs/>
          <w:sz w:val="18"/>
          <w:szCs w:val="18"/>
        </w:rPr>
        <w:t>begotten, not made</w:t>
      </w:r>
      <w:r>
        <w:rPr>
          <w:sz w:val="18"/>
          <w:szCs w:val="18"/>
        </w:rPr>
        <w:t xml:space="preserve"> exists to build it — but if the world's verb is fashioning rather than producing, the wall is lower than the doctrine wants, and fashioning is nearer to proceeding than producing is.</w:t>
      </w:r>
    </w:p>
  </w:footnote>
  <w:footnote w:id="82">
    <w:p w14:paraId="13969891" w14:textId="77777777" w:rsidR="00CC2BFF" w:rsidRDefault="00CC2BFF" w:rsidP="00CC2BFF">
      <w:pPr>
        <w:spacing w:line="240" w:lineRule="auto"/>
      </w:pPr>
      <w:r>
        <w:rPr>
          <w:rStyle w:val="FootnoteReference"/>
        </w:rPr>
        <w:footnoteRef/>
      </w:r>
      <w:r>
        <w:rPr>
          <w:i/>
          <w:iCs/>
          <w:sz w:val="18"/>
          <w:szCs w:val="18"/>
        </w:rPr>
        <w:t>Synproskynoumenon</w:t>
      </w:r>
      <w:r>
        <w:rPr>
          <w:sz w:val="18"/>
          <w:szCs w:val="18"/>
        </w:rPr>
        <w:t xml:space="preserve">: co-worshipped, </w:t>
      </w:r>
      <w:r>
        <w:rPr>
          <w:i/>
          <w:iCs/>
          <w:sz w:val="18"/>
          <w:szCs w:val="18"/>
        </w:rPr>
        <w:t>syn-</w:t>
      </w:r>
      <w:r>
        <w:rPr>
          <w:sz w:val="18"/>
          <w:szCs w:val="18"/>
        </w:rPr>
        <w:t xml:space="preserve"> prefixed to the passive participle. The most contested of the additions of 381. A modal reading of the English </w:t>
      </w:r>
      <w:r>
        <w:rPr>
          <w:i/>
          <w:iCs/>
          <w:sz w:val="18"/>
          <w:szCs w:val="18"/>
        </w:rPr>
        <w:t>with</w:t>
      </w:r>
      <w:r>
        <w:rPr>
          <w:sz w:val="18"/>
          <w:szCs w:val="18"/>
        </w:rPr>
        <w:t xml:space="preserve"> — worship of the Spirit by means of the other two — is available in the Prayer Book text and is not available in the Greek.</w:t>
      </w:r>
    </w:p>
  </w:footnote>
  <w:footnote w:id="83">
    <w:p w14:paraId="1367A601" w14:textId="77777777" w:rsidR="00CC2BFF" w:rsidRDefault="00CC2BFF" w:rsidP="00CC2BFF">
      <w:pPr>
        <w:spacing w:line="240" w:lineRule="auto"/>
      </w:pPr>
      <w:r>
        <w:rPr>
          <w:rStyle w:val="FootnoteReference"/>
        </w:rPr>
        <w:footnoteRef/>
      </w:r>
      <w:r>
        <w:rPr>
          <w:sz w:val="18"/>
          <w:szCs w:val="18"/>
        </w:rPr>
        <w:t xml:space="preserve">Basil, </w:t>
      </w:r>
      <w:r>
        <w:rPr>
          <w:i/>
          <w:iCs/>
          <w:sz w:val="18"/>
          <w:szCs w:val="18"/>
        </w:rPr>
        <w:t>On the Holy Spirit</w:t>
      </w:r>
      <w:r>
        <w:rPr>
          <w:sz w:val="18"/>
          <w:szCs w:val="18"/>
        </w:rPr>
        <w:t>. The doxological grammar of the Greek tradition.</w:t>
      </w:r>
    </w:p>
  </w:footnote>
  <w:footnote w:id="84">
    <w:p w14:paraId="3CDD878A" w14:textId="77777777" w:rsidR="00D4327E" w:rsidRDefault="00D4327E" w:rsidP="00D4327E">
      <w:pPr>
        <w:spacing w:line="240" w:lineRule="auto"/>
      </w:pPr>
      <w:r>
        <w:rPr>
          <w:rStyle w:val="FootnoteReference"/>
        </w:rPr>
        <w:footnoteRef/>
      </w:r>
      <w:r>
        <w:rPr>
          <w:sz w:val="18"/>
          <w:szCs w:val="18"/>
        </w:rPr>
        <w:t>Acts 2:3 again, where the flame divides and rests on each of them separately — many without portions.</w:t>
      </w:r>
    </w:p>
  </w:footnote>
  <w:footnote w:id="85">
    <w:p w14:paraId="19A58962" w14:textId="77777777" w:rsidR="00D4327E" w:rsidRDefault="00D4327E" w:rsidP="00D4327E">
      <w:pPr>
        <w:spacing w:line="240" w:lineRule="auto"/>
      </w:pPr>
      <w:r>
        <w:rPr>
          <w:rStyle w:val="FootnoteReference"/>
        </w:rPr>
        <w:footnoteRef/>
      </w:r>
      <w:r>
        <w:rPr>
          <w:i/>
          <w:iCs/>
          <w:sz w:val="18"/>
          <w:szCs w:val="18"/>
        </w:rPr>
        <w:t>Ruach ha-Kodesh</w:t>
      </w:r>
      <w:r>
        <w:rPr>
          <w:sz w:val="18"/>
          <w:szCs w:val="18"/>
        </w:rPr>
        <w:t xml:space="preserve"> in the rabbinic sources is not a person but the mode of divine presence that rests on someone, the condition in which prophecy occurs; the rabbis say it departed from Israel with the last prophets, which can only be said of something that rests. Grammatically </w:t>
      </w:r>
      <w:r>
        <w:rPr>
          <w:i/>
          <w:iCs/>
          <w:sz w:val="18"/>
          <w:szCs w:val="18"/>
        </w:rPr>
        <w:t>ruach</w:t>
      </w:r>
      <w:r>
        <w:rPr>
          <w:sz w:val="18"/>
          <w:szCs w:val="18"/>
        </w:rPr>
        <w:t xml:space="preserve"> is feminine, and Syriac Christianity spoke of the Spirit in feminine terms for centuries before Greek </w:t>
      </w:r>
      <w:r>
        <w:rPr>
          <w:i/>
          <w:iCs/>
          <w:sz w:val="18"/>
          <w:szCs w:val="18"/>
        </w:rPr>
        <w:t>pneuma</w:t>
      </w:r>
      <w:r>
        <w:rPr>
          <w:sz w:val="18"/>
          <w:szCs w:val="18"/>
        </w:rPr>
        <w:t>, neuter, flattened it.</w:t>
      </w:r>
    </w:p>
  </w:footnote>
  <w:footnote w:id="86">
    <w:p w14:paraId="7E943CAE" w14:textId="77777777" w:rsidR="00D4327E" w:rsidRDefault="00D4327E" w:rsidP="00D4327E">
      <w:pPr>
        <w:spacing w:line="240" w:lineRule="auto"/>
      </w:pPr>
      <w:r>
        <w:rPr>
          <w:rStyle w:val="FootnoteReference"/>
        </w:rPr>
        <w:footnoteRef/>
      </w:r>
      <w:r>
        <w:rPr>
          <w:sz w:val="18"/>
          <w:szCs w:val="18"/>
        </w:rPr>
        <w:t>Numbers 22–24; 1 Samuel 10:11; Exodus 7:5 and following, where the stated purpose of the signs is repeatedly that the Egyptians shall know. Pharaoh's refusals are as borrowed as any oracle, which is either the hardest case against everything I claim where the Creed speaks of judgment or the clearest instance of it. I return to it at the end.</w:t>
      </w:r>
    </w:p>
  </w:footnote>
  <w:footnote w:id="87">
    <w:p w14:paraId="17E8D560" w14:textId="77777777" w:rsidR="00D4327E" w:rsidRDefault="00D4327E" w:rsidP="00D4327E">
      <w:pPr>
        <w:spacing w:line="240" w:lineRule="auto"/>
      </w:pPr>
      <w:r>
        <w:rPr>
          <w:rStyle w:val="FootnoteReference"/>
        </w:rPr>
        <w:footnoteRef/>
      </w:r>
      <w:r>
        <w:rPr>
          <w:sz w:val="18"/>
          <w:szCs w:val="18"/>
        </w:rPr>
        <w:t xml:space="preserve">The Talmud tells it briefly: four entered </w:t>
      </w:r>
      <w:r>
        <w:rPr>
          <w:i/>
          <w:iCs/>
          <w:sz w:val="18"/>
          <w:szCs w:val="18"/>
        </w:rPr>
        <w:t>pardes</w:t>
      </w:r>
      <w:r>
        <w:rPr>
          <w:sz w:val="18"/>
          <w:szCs w:val="18"/>
        </w:rPr>
        <w:t>, the orchard. Ben Azzai looked and died. Ben Zoma looked and was stricken. Akiva entered in peace and departed in peace. And Elisha ben Abuya cut the shoots — the phrase the text uses, and nobody is certain what it means. What he saw was the Talmudic Metatron, seated, and he concluded that there are two powers in heaven. Metatron was given sixty lashes of fire to establish that he too must stand. Everyone stands. The mouth of Balaam's donkey is one of the ten things the Mishnah says were created at twilight on the eve of the first Sabbath — with the mouth of the earth that swallowed Korah, the rainbow, the manna, the rod, the tablets, and the writing on them. Also on the list, the first set of tongs. The category is instruments a story requires that the story cannot supply, which is a fair description of a talking animal sent to correct a professional seer.</w:t>
      </w:r>
    </w:p>
  </w:footnote>
  <w:footnote w:id="88">
    <w:p w14:paraId="64E87237" w14:textId="77777777" w:rsidR="00A82367" w:rsidRDefault="00A82367" w:rsidP="00A82367">
      <w:pPr>
        <w:spacing w:line="240" w:lineRule="auto"/>
      </w:pPr>
      <w:r>
        <w:rPr>
          <w:rStyle w:val="FootnoteReference"/>
        </w:rPr>
        <w:footnoteRef/>
      </w:r>
      <w:r>
        <w:rPr>
          <w:i/>
          <w:iCs/>
          <w:sz w:val="18"/>
          <w:szCs w:val="18"/>
        </w:rPr>
        <w:t>Kath' holou</w:t>
      </w:r>
      <w:r>
        <w:rPr>
          <w:sz w:val="18"/>
          <w:szCs w:val="18"/>
        </w:rPr>
        <w:t>, according to the whole. Vincent of Lérins (d. c. 445) glossed catholic as what has been believed always, everywhere, and by all — a criterion of constraint, formulated to rule things out, and not a license for holding several answers at once.</w:t>
      </w:r>
    </w:p>
  </w:footnote>
  <w:footnote w:id="89">
    <w:p w14:paraId="44728484" w14:textId="77777777" w:rsidR="00A82367" w:rsidRDefault="00A82367" w:rsidP="00A82367">
      <w:pPr>
        <w:spacing w:line="240" w:lineRule="auto"/>
      </w:pPr>
      <w:r>
        <w:rPr>
          <w:rStyle w:val="FootnoteReference"/>
        </w:rPr>
        <w:footnoteRef/>
      </w:r>
      <w:r>
        <w:rPr>
          <w:sz w:val="18"/>
          <w:szCs w:val="18"/>
        </w:rPr>
        <w:t xml:space="preserve">From </w:t>
      </w:r>
      <w:r>
        <w:rPr>
          <w:i/>
          <w:iCs/>
          <w:sz w:val="18"/>
          <w:szCs w:val="18"/>
        </w:rPr>
        <w:t>apostellō</w:t>
      </w:r>
      <w:r>
        <w:rPr>
          <w:sz w:val="18"/>
          <w:szCs w:val="18"/>
        </w:rPr>
        <w:t xml:space="preserve">, to send. The Latin tradition calls the Son's generation and the Spirit's procession the divine </w:t>
      </w:r>
      <w:r>
        <w:rPr>
          <w:i/>
          <w:iCs/>
          <w:sz w:val="18"/>
          <w:szCs w:val="18"/>
        </w:rPr>
        <w:t>missions</w:t>
      </w:r>
      <w:r>
        <w:rPr>
          <w:sz w:val="18"/>
          <w:szCs w:val="18"/>
        </w:rPr>
        <w:t xml:space="preserve">, so </w:t>
      </w:r>
      <w:r>
        <w:rPr>
          <w:i/>
          <w:iCs/>
          <w:sz w:val="18"/>
          <w:szCs w:val="18"/>
        </w:rPr>
        <w:t>sent</w:t>
      </w:r>
      <w:r>
        <w:rPr>
          <w:sz w:val="18"/>
          <w:szCs w:val="18"/>
        </w:rPr>
        <w:t xml:space="preserve"> already means </w:t>
      </w:r>
      <w:r>
        <w:rPr>
          <w:i/>
          <w:iCs/>
          <w:sz w:val="18"/>
          <w:szCs w:val="18"/>
        </w:rPr>
        <w:t>proceeds from</w:t>
      </w:r>
      <w:r>
        <w:rPr>
          <w:sz w:val="18"/>
          <w:szCs w:val="18"/>
        </w:rPr>
        <w:t xml:space="preserve"> before it means </w:t>
      </w:r>
      <w:r>
        <w:rPr>
          <w:i/>
          <w:iCs/>
          <w:sz w:val="18"/>
          <w:szCs w:val="18"/>
        </w:rPr>
        <w:t>dispatched with an errand</w:t>
      </w:r>
      <w:r>
        <w:rPr>
          <w:sz w:val="18"/>
          <w:szCs w:val="18"/>
        </w:rPr>
        <w:t xml:space="preserve">. Maximus supplies the rest: each thing's </w:t>
      </w:r>
      <w:r>
        <w:rPr>
          <w:i/>
          <w:iCs/>
          <w:sz w:val="18"/>
          <w:szCs w:val="18"/>
        </w:rPr>
        <w:t>logos</w:t>
      </w:r>
      <w:r>
        <w:rPr>
          <w:sz w:val="18"/>
          <w:szCs w:val="18"/>
        </w:rPr>
        <w:t xml:space="preserve"> is at once its principle in God and its vocation, which is the same </w:t>
      </w:r>
      <w:r>
        <w:rPr>
          <w:i/>
          <w:iCs/>
          <w:sz w:val="18"/>
          <w:szCs w:val="18"/>
        </w:rPr>
        <w:t>logoi</w:t>
      </w:r>
      <w:r>
        <w:rPr>
          <w:sz w:val="18"/>
          <w:szCs w:val="18"/>
        </w:rPr>
        <w:t xml:space="preserve"> held in the Logos I used where the Creed says </w:t>
      </w:r>
      <w:r>
        <w:rPr>
          <w:i/>
          <w:iCs/>
          <w:sz w:val="18"/>
          <w:szCs w:val="18"/>
        </w:rPr>
        <w:t>through him all things were made</w:t>
      </w:r>
      <w:r>
        <w:rPr>
          <w:sz w:val="18"/>
          <w:szCs w:val="18"/>
        </w:rPr>
        <w:t>.</w:t>
      </w:r>
    </w:p>
  </w:footnote>
  <w:footnote w:id="90">
    <w:p w14:paraId="7852A24D" w14:textId="77777777" w:rsidR="00A82367" w:rsidRDefault="00A82367" w:rsidP="00A82367">
      <w:pPr>
        <w:spacing w:line="240" w:lineRule="auto"/>
      </w:pPr>
      <w:r>
        <w:rPr>
          <w:rStyle w:val="FootnoteReference"/>
        </w:rPr>
        <w:footnoteRef/>
      </w:r>
      <w:r>
        <w:rPr>
          <w:sz w:val="18"/>
          <w:szCs w:val="18"/>
        </w:rPr>
        <w:t xml:space="preserve">Paul stakes his apostleship on having seen the risen Lord and been sent by him, and puts himself last in the list at 1 Corinthians 15 — last of all, as to one untimely born. The tradition took that </w:t>
      </w:r>
      <w:r>
        <w:rPr>
          <w:i/>
          <w:iCs/>
          <w:sz w:val="18"/>
          <w:szCs w:val="18"/>
        </w:rPr>
        <w:t>last</w:t>
      </w:r>
      <w:r>
        <w:rPr>
          <w:sz w:val="18"/>
          <w:szCs w:val="18"/>
        </w:rPr>
        <w:t xml:space="preserve"> as closing the list. The criterion is appearance plus commission, not the quality of the testimony; a compelling experience today has the second half without the first. If the narrow sense were expandable to anyone with such testimony, carriage would become attainment and the mark would sort people into a class — which contradicts the other three marks and reintroduces exactly the elitism denied where the Creed says salvation was </w:t>
      </w:r>
      <w:r>
        <w:rPr>
          <w:i/>
          <w:iCs/>
          <w:sz w:val="18"/>
          <w:szCs w:val="18"/>
        </w:rPr>
        <w:t>shown</w:t>
      </w:r>
      <w:r>
        <w:rPr>
          <w:sz w:val="18"/>
          <w:szCs w:val="18"/>
        </w:rPr>
        <w:t>.</w:t>
      </w:r>
    </w:p>
  </w:footnote>
  <w:footnote w:id="91">
    <w:p w14:paraId="152968D3" w14:textId="77777777" w:rsidR="00A82367" w:rsidRDefault="00A82367" w:rsidP="00A82367">
      <w:pPr>
        <w:spacing w:line="240" w:lineRule="auto"/>
      </w:pPr>
      <w:r>
        <w:rPr>
          <w:rStyle w:val="FootnoteReference"/>
        </w:rPr>
        <w:footnoteRef/>
      </w:r>
      <w:r>
        <w:rPr>
          <w:sz w:val="18"/>
          <w:szCs w:val="18"/>
        </w:rPr>
        <w:t>Two perspectival moves appear in this document and only one is used here. The first collapses a distinction: from below the throne at the judgment looks vacated and resumed, from the Word's side there is no interval, and only one of those views is the truth. The second holds both views as true and irreducible, and it is the one I want. Using the first kind here would make the twelve an appearance — the particular as a seeming, which is docetism transposed from Christ to the Church.</w:t>
      </w:r>
    </w:p>
  </w:footnote>
  <w:footnote w:id="92">
    <w:p w14:paraId="70A71C13" w14:textId="77777777" w:rsidR="00A82367" w:rsidRDefault="00A82367" w:rsidP="00A82367">
      <w:pPr>
        <w:spacing w:line="240" w:lineRule="auto"/>
      </w:pPr>
      <w:r>
        <w:rPr>
          <w:rStyle w:val="FootnoteReference"/>
        </w:rPr>
        <w:footnoteRef/>
      </w:r>
      <w:r>
        <w:rPr>
          <w:sz w:val="18"/>
          <w:szCs w:val="18"/>
        </w:rPr>
        <w:t>1 Corinthians 15:5–8.</w:t>
      </w:r>
    </w:p>
  </w:footnote>
  <w:footnote w:id="93">
    <w:p w14:paraId="011E92D5" w14:textId="77777777" w:rsidR="004A4087" w:rsidRDefault="004A4087" w:rsidP="004A4087">
      <w:pPr>
        <w:spacing w:line="240" w:lineRule="auto"/>
      </w:pPr>
      <w:r>
        <w:rPr>
          <w:rStyle w:val="FootnoteReference"/>
        </w:rPr>
        <w:footnoteRef/>
      </w:r>
      <w:r>
        <w:rPr>
          <w:i/>
          <w:iCs/>
          <w:sz w:val="18"/>
          <w:szCs w:val="18"/>
        </w:rPr>
        <w:t>Homologoumen hen baptisma.</w:t>
      </w:r>
      <w:r>
        <w:rPr>
          <w:sz w:val="18"/>
          <w:szCs w:val="18"/>
        </w:rPr>
        <w:t xml:space="preserve"> The Latin renders it </w:t>
      </w:r>
      <w:r>
        <w:rPr>
          <w:i/>
          <w:iCs/>
          <w:sz w:val="18"/>
          <w:szCs w:val="18"/>
        </w:rPr>
        <w:t>confiteor</w:t>
      </w:r>
      <w:r>
        <w:rPr>
          <w:sz w:val="18"/>
          <w:szCs w:val="18"/>
        </w:rPr>
        <w:t>, which is why some English versions read "I confess." The Prayer Book's "acknowledge" is a fair translation of the verb that has always been the odd one out.</w:t>
      </w:r>
    </w:p>
  </w:footnote>
  <w:footnote w:id="94">
    <w:p w14:paraId="0CF3A26A" w14:textId="77777777" w:rsidR="004A4087" w:rsidRDefault="004A4087" w:rsidP="004A4087">
      <w:pPr>
        <w:spacing w:line="240" w:lineRule="auto"/>
      </w:pPr>
      <w:r>
        <w:rPr>
          <w:rStyle w:val="FootnoteReference"/>
        </w:rPr>
        <w:footnoteRef/>
      </w:r>
      <w:r>
        <w:rPr>
          <w:sz w:val="18"/>
          <w:szCs w:val="18"/>
        </w:rPr>
        <w:t xml:space="preserve">The polemical target of </w:t>
      </w:r>
      <w:r>
        <w:rPr>
          <w:i/>
          <w:iCs/>
          <w:sz w:val="18"/>
          <w:szCs w:val="18"/>
        </w:rPr>
        <w:t>one</w:t>
      </w:r>
      <w:r>
        <w:rPr>
          <w:sz w:val="18"/>
          <w:szCs w:val="18"/>
        </w:rPr>
        <w:t xml:space="preserve"> is rebaptism — the Donatist and Novatianist controversies over whether baptism administered by a lapsed or heretical minister must be repeated. Augustine's answer was that the baptism is Christ's regardless of the minister's worth: it is Christ who baptizes. That is what is being acknowledged, and it is a claim about unity rather than about mechanism.</w:t>
      </w:r>
    </w:p>
  </w:footnote>
  <w:footnote w:id="95">
    <w:p w14:paraId="79AA765A" w14:textId="77777777" w:rsidR="004A4087" w:rsidRDefault="004A4087" w:rsidP="004A4087">
      <w:pPr>
        <w:spacing w:line="240" w:lineRule="auto"/>
      </w:pPr>
      <w:r>
        <w:rPr>
          <w:rStyle w:val="FootnoteReference"/>
        </w:rPr>
        <w:footnoteRef/>
      </w:r>
      <w:r>
        <w:rPr>
          <w:sz w:val="18"/>
          <w:szCs w:val="18"/>
        </w:rPr>
        <w:t>The Eastern Theophany tradition says it liturgically: Christ enters the Jordan to sanctify the water and not to be cleansed.</w:t>
      </w:r>
    </w:p>
  </w:footnote>
  <w:footnote w:id="96">
    <w:p w14:paraId="1B8B48BB" w14:textId="77777777" w:rsidR="004A4087" w:rsidRDefault="004A4087" w:rsidP="004A4087">
      <w:pPr>
        <w:spacing w:line="240" w:lineRule="auto"/>
      </w:pPr>
      <w:r>
        <w:rPr>
          <w:rStyle w:val="FootnoteReference"/>
        </w:rPr>
        <w:footnoteRef/>
      </w:r>
      <w:r>
        <w:rPr>
          <w:sz w:val="18"/>
          <w:szCs w:val="18"/>
        </w:rPr>
        <w:t>Romans 6:3–4.</w:t>
      </w:r>
    </w:p>
  </w:footnote>
  <w:footnote w:id="97">
    <w:p w14:paraId="691481C2" w14:textId="77777777" w:rsidR="004F14FB" w:rsidRDefault="004F14FB" w:rsidP="004F14FB">
      <w:pPr>
        <w:spacing w:line="240" w:lineRule="auto"/>
      </w:pPr>
      <w:r>
        <w:rPr>
          <w:rStyle w:val="FootnoteReference"/>
        </w:rPr>
        <w:footnoteRef/>
      </w:r>
      <w:r>
        <w:rPr>
          <w:i/>
          <w:iCs/>
          <w:sz w:val="18"/>
          <w:szCs w:val="18"/>
        </w:rPr>
        <w:t>Prosdokōmen</w:t>
      </w:r>
      <w:r>
        <w:rPr>
          <w:sz w:val="18"/>
          <w:szCs w:val="18"/>
        </w:rPr>
        <w:t xml:space="preserve">. The Latin </w:t>
      </w:r>
      <w:r>
        <w:rPr>
          <w:i/>
          <w:iCs/>
          <w:sz w:val="18"/>
          <w:szCs w:val="18"/>
        </w:rPr>
        <w:t>expecto</w:t>
      </w:r>
      <w:r>
        <w:rPr>
          <w:sz w:val="18"/>
          <w:szCs w:val="18"/>
        </w:rPr>
        <w:t xml:space="preserve"> keeps it, and some English versions read "I look for." The Creed uses it once. The Greek has one verb governing two objects — </w:t>
      </w:r>
      <w:r>
        <w:rPr>
          <w:i/>
          <w:iCs/>
          <w:sz w:val="18"/>
          <w:szCs w:val="18"/>
        </w:rPr>
        <w:t>anastasin nekrōn</w:t>
      </w:r>
      <w:r>
        <w:rPr>
          <w:sz w:val="18"/>
          <w:szCs w:val="18"/>
        </w:rPr>
        <w:t xml:space="preserve"> and </w:t>
      </w:r>
      <w:r>
        <w:rPr>
          <w:i/>
          <w:iCs/>
          <w:sz w:val="18"/>
          <w:szCs w:val="18"/>
        </w:rPr>
        <w:t>zōēn tou mellontos aiōnos</w:t>
      </w:r>
      <w:r>
        <w:rPr>
          <w:sz w:val="18"/>
          <w:szCs w:val="18"/>
        </w:rPr>
        <w:t xml:space="preserve"> — joined by </w:t>
      </w:r>
      <w:r>
        <w:rPr>
          <w:i/>
          <w:iCs/>
          <w:sz w:val="18"/>
          <w:szCs w:val="18"/>
        </w:rPr>
        <w:t>kai</w:t>
      </w:r>
      <w:r>
        <w:rPr>
          <w:sz w:val="18"/>
          <w:szCs w:val="18"/>
        </w:rPr>
        <w:t>, so these are two things awaited and not one thing said twice.</w:t>
      </w:r>
    </w:p>
  </w:footnote>
  <w:footnote w:id="98">
    <w:p w14:paraId="52C2DE12" w14:textId="77777777" w:rsidR="004F14FB" w:rsidRDefault="004F14FB" w:rsidP="004F14FB">
      <w:pPr>
        <w:spacing w:line="240" w:lineRule="auto"/>
      </w:pPr>
      <w:r>
        <w:rPr>
          <w:rStyle w:val="FootnoteReference"/>
        </w:rPr>
        <w:footnoteRef/>
      </w:r>
      <w:r>
        <w:rPr>
          <w:sz w:val="18"/>
          <w:szCs w:val="18"/>
        </w:rPr>
        <w:t>Mark 16:1–2; John 20:1, 14–15.</w:t>
      </w:r>
    </w:p>
  </w:footnote>
  <w:footnote w:id="99">
    <w:p w14:paraId="18CE3647" w14:textId="77777777" w:rsidR="004F14FB" w:rsidRDefault="004F14FB" w:rsidP="004F14FB">
      <w:pPr>
        <w:spacing w:line="240" w:lineRule="auto"/>
      </w:pPr>
      <w:r>
        <w:rPr>
          <w:rStyle w:val="FootnoteReference"/>
        </w:rPr>
        <w:footnoteRef/>
      </w:r>
      <w:r>
        <w:rPr>
          <w:sz w:val="18"/>
          <w:szCs w:val="18"/>
        </w:rPr>
        <w:t xml:space="preserve">John 20:28, Thomas's declaration. </w:t>
      </w:r>
      <w:r>
        <w:rPr>
          <w:i/>
          <w:iCs/>
          <w:sz w:val="18"/>
          <w:szCs w:val="18"/>
        </w:rPr>
        <w:t>Anastasis nekrōn</w:t>
      </w:r>
      <w:r>
        <w:rPr>
          <w:sz w:val="18"/>
          <w:szCs w:val="18"/>
        </w:rPr>
        <w:t xml:space="preserve"> is the Pharisaic position against the Sadducees — Acts 23:6–8; Mark 12:18–27.</w:t>
      </w:r>
    </w:p>
  </w:footnote>
  <w:footnote w:id="100">
    <w:p w14:paraId="3A04FE30" w14:textId="77777777" w:rsidR="004F14FB" w:rsidRDefault="004F14FB" w:rsidP="004F14FB">
      <w:pPr>
        <w:spacing w:line="240" w:lineRule="auto"/>
      </w:pPr>
      <w:r>
        <w:rPr>
          <w:rStyle w:val="FootnoteReference"/>
        </w:rPr>
        <w:footnoteRef/>
      </w:r>
      <w:r>
        <w:rPr>
          <w:sz w:val="18"/>
          <w:szCs w:val="18"/>
        </w:rPr>
        <w:t xml:space="preserve">Bava Batra 75a. Isaiah 25:6, the feast of fat things on the mountain, is the scriptural root. The booth is a </w:t>
      </w:r>
      <w:r>
        <w:rPr>
          <w:i/>
          <w:iCs/>
          <w:sz w:val="18"/>
          <w:szCs w:val="18"/>
        </w:rPr>
        <w:t>sukkah</w:t>
      </w:r>
      <w:r>
        <w:rPr>
          <w:sz w:val="18"/>
          <w:szCs w:val="18"/>
        </w:rPr>
        <w:t xml:space="preserve"> — a hut with three walls and a roof of cut branches, the shelter Israel builds every autumn to remember the wilderness, which is a strange thing for a people with a land to commemorate at their most joyful festival.</w:t>
      </w:r>
    </w:p>
  </w:footnote>
  <w:footnote w:id="101">
    <w:p w14:paraId="6C983A59" w14:textId="77777777" w:rsidR="004F14FB" w:rsidRDefault="004F14FB" w:rsidP="004F14FB">
      <w:pPr>
        <w:spacing w:line="240" w:lineRule="auto"/>
      </w:pPr>
      <w:r>
        <w:rPr>
          <w:rStyle w:val="FootnoteReference"/>
        </w:rPr>
        <w:footnoteRef/>
      </w:r>
      <w:r>
        <w:rPr>
          <w:sz w:val="18"/>
          <w:szCs w:val="18"/>
        </w:rPr>
        <w:t>Zechariah 14:16–19 assigns the festival to the nations — the only pilgrimage feast the prophets do. Numbers 29 prescribes seventy bulls across the seven days, which Sukkah 55b reads as the seventy nations. R. Yochanan's comment is in the same passage: when the Temple stood the altar atoned for them, and now who atones for them.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06BA0"/>
    <w:multiLevelType w:val="hybridMultilevel"/>
    <w:tmpl w:val="3486881E"/>
    <w:lvl w:ilvl="0" w:tplc="27EAC34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8355CE"/>
    <w:multiLevelType w:val="hybridMultilevel"/>
    <w:tmpl w:val="3D4879DA"/>
    <w:lvl w:ilvl="0" w:tplc="A25A07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0517263">
    <w:abstractNumId w:val="0"/>
  </w:num>
  <w:num w:numId="2" w16cid:durableId="12229828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22A"/>
    <w:rsid w:val="00001D52"/>
    <w:rsid w:val="00015AF9"/>
    <w:rsid w:val="00022F9F"/>
    <w:rsid w:val="00024C7B"/>
    <w:rsid w:val="000278FE"/>
    <w:rsid w:val="000317AA"/>
    <w:rsid w:val="000371C7"/>
    <w:rsid w:val="00040637"/>
    <w:rsid w:val="00040D99"/>
    <w:rsid w:val="000410C9"/>
    <w:rsid w:val="00045FEE"/>
    <w:rsid w:val="000461A3"/>
    <w:rsid w:val="00047F29"/>
    <w:rsid w:val="00050C0A"/>
    <w:rsid w:val="00052743"/>
    <w:rsid w:val="000540F6"/>
    <w:rsid w:val="00060F3F"/>
    <w:rsid w:val="00067D8E"/>
    <w:rsid w:val="000821D6"/>
    <w:rsid w:val="00085E9E"/>
    <w:rsid w:val="00090D08"/>
    <w:rsid w:val="000A2C4A"/>
    <w:rsid w:val="000A5028"/>
    <w:rsid w:val="000B45C3"/>
    <w:rsid w:val="000B50DA"/>
    <w:rsid w:val="000B65E2"/>
    <w:rsid w:val="000C7831"/>
    <w:rsid w:val="000D21FF"/>
    <w:rsid w:val="000D6900"/>
    <w:rsid w:val="000F6068"/>
    <w:rsid w:val="0010695B"/>
    <w:rsid w:val="001069D6"/>
    <w:rsid w:val="00114B3B"/>
    <w:rsid w:val="00115973"/>
    <w:rsid w:val="00116D3D"/>
    <w:rsid w:val="001234F3"/>
    <w:rsid w:val="0012419D"/>
    <w:rsid w:val="0012548E"/>
    <w:rsid w:val="0013003A"/>
    <w:rsid w:val="001317FC"/>
    <w:rsid w:val="00131B95"/>
    <w:rsid w:val="00134CC8"/>
    <w:rsid w:val="00140233"/>
    <w:rsid w:val="00145A0F"/>
    <w:rsid w:val="00145E62"/>
    <w:rsid w:val="00163C31"/>
    <w:rsid w:val="00166EC8"/>
    <w:rsid w:val="0017223D"/>
    <w:rsid w:val="0017382C"/>
    <w:rsid w:val="001770FD"/>
    <w:rsid w:val="00180E6B"/>
    <w:rsid w:val="0018197E"/>
    <w:rsid w:val="001827F1"/>
    <w:rsid w:val="001909E8"/>
    <w:rsid w:val="0019338C"/>
    <w:rsid w:val="001A73F2"/>
    <w:rsid w:val="001B0714"/>
    <w:rsid w:val="001C122A"/>
    <w:rsid w:val="001C1D31"/>
    <w:rsid w:val="001C524B"/>
    <w:rsid w:val="001D4FC4"/>
    <w:rsid w:val="001D75A8"/>
    <w:rsid w:val="002013B3"/>
    <w:rsid w:val="002017EC"/>
    <w:rsid w:val="00202B98"/>
    <w:rsid w:val="00203B49"/>
    <w:rsid w:val="00206BDF"/>
    <w:rsid w:val="00206DDC"/>
    <w:rsid w:val="00211303"/>
    <w:rsid w:val="00213605"/>
    <w:rsid w:val="00213D1A"/>
    <w:rsid w:val="00216EF1"/>
    <w:rsid w:val="00221399"/>
    <w:rsid w:val="00223444"/>
    <w:rsid w:val="00230101"/>
    <w:rsid w:val="0023032F"/>
    <w:rsid w:val="00232867"/>
    <w:rsid w:val="00235B52"/>
    <w:rsid w:val="00240630"/>
    <w:rsid w:val="0024515F"/>
    <w:rsid w:val="002531AD"/>
    <w:rsid w:val="00257AF5"/>
    <w:rsid w:val="00274569"/>
    <w:rsid w:val="00274E72"/>
    <w:rsid w:val="002857ED"/>
    <w:rsid w:val="00286991"/>
    <w:rsid w:val="0029363F"/>
    <w:rsid w:val="00297D19"/>
    <w:rsid w:val="002A42F6"/>
    <w:rsid w:val="002B054F"/>
    <w:rsid w:val="002B33C1"/>
    <w:rsid w:val="002B6A21"/>
    <w:rsid w:val="002C0A58"/>
    <w:rsid w:val="002C79CE"/>
    <w:rsid w:val="002D0281"/>
    <w:rsid w:val="002D3E8D"/>
    <w:rsid w:val="002D693B"/>
    <w:rsid w:val="002E0093"/>
    <w:rsid w:val="002E2406"/>
    <w:rsid w:val="002E5295"/>
    <w:rsid w:val="002F2BC9"/>
    <w:rsid w:val="002F6163"/>
    <w:rsid w:val="003025AB"/>
    <w:rsid w:val="00303C1C"/>
    <w:rsid w:val="00304380"/>
    <w:rsid w:val="00310D3B"/>
    <w:rsid w:val="00316163"/>
    <w:rsid w:val="00316910"/>
    <w:rsid w:val="0032503F"/>
    <w:rsid w:val="0033094E"/>
    <w:rsid w:val="0033743E"/>
    <w:rsid w:val="0034221D"/>
    <w:rsid w:val="00342A6C"/>
    <w:rsid w:val="00344380"/>
    <w:rsid w:val="00352221"/>
    <w:rsid w:val="0035233E"/>
    <w:rsid w:val="003554EB"/>
    <w:rsid w:val="00355549"/>
    <w:rsid w:val="00355D13"/>
    <w:rsid w:val="0035790E"/>
    <w:rsid w:val="003616DC"/>
    <w:rsid w:val="00361D48"/>
    <w:rsid w:val="00362A07"/>
    <w:rsid w:val="00373D40"/>
    <w:rsid w:val="0037561E"/>
    <w:rsid w:val="003757F7"/>
    <w:rsid w:val="00380AAC"/>
    <w:rsid w:val="003847C0"/>
    <w:rsid w:val="00386611"/>
    <w:rsid w:val="003866CB"/>
    <w:rsid w:val="0039677C"/>
    <w:rsid w:val="003A5490"/>
    <w:rsid w:val="003A5827"/>
    <w:rsid w:val="003A5DEA"/>
    <w:rsid w:val="003B5A81"/>
    <w:rsid w:val="003B6DA9"/>
    <w:rsid w:val="003B703A"/>
    <w:rsid w:val="003C51E9"/>
    <w:rsid w:val="003C7209"/>
    <w:rsid w:val="003E1FFD"/>
    <w:rsid w:val="003E6841"/>
    <w:rsid w:val="00404074"/>
    <w:rsid w:val="004122F3"/>
    <w:rsid w:val="004144F4"/>
    <w:rsid w:val="00414FAB"/>
    <w:rsid w:val="00423E47"/>
    <w:rsid w:val="00424A5A"/>
    <w:rsid w:val="00426E8E"/>
    <w:rsid w:val="0043277E"/>
    <w:rsid w:val="00433C80"/>
    <w:rsid w:val="00437E73"/>
    <w:rsid w:val="00443079"/>
    <w:rsid w:val="00451EE9"/>
    <w:rsid w:val="0045275D"/>
    <w:rsid w:val="00454D74"/>
    <w:rsid w:val="00463E48"/>
    <w:rsid w:val="00464788"/>
    <w:rsid w:val="00473AD4"/>
    <w:rsid w:val="00474EF8"/>
    <w:rsid w:val="00475A00"/>
    <w:rsid w:val="004776A7"/>
    <w:rsid w:val="00485CF3"/>
    <w:rsid w:val="0049196B"/>
    <w:rsid w:val="00493F54"/>
    <w:rsid w:val="004A141C"/>
    <w:rsid w:val="004A145F"/>
    <w:rsid w:val="004A29BD"/>
    <w:rsid w:val="004A4087"/>
    <w:rsid w:val="004B4003"/>
    <w:rsid w:val="004B6986"/>
    <w:rsid w:val="004B7CAE"/>
    <w:rsid w:val="004C0F21"/>
    <w:rsid w:val="004C3065"/>
    <w:rsid w:val="004C5039"/>
    <w:rsid w:val="004D4BAC"/>
    <w:rsid w:val="004E0EF8"/>
    <w:rsid w:val="004E1599"/>
    <w:rsid w:val="004E3DD1"/>
    <w:rsid w:val="004F14FB"/>
    <w:rsid w:val="004F3043"/>
    <w:rsid w:val="004F5B70"/>
    <w:rsid w:val="004F69B8"/>
    <w:rsid w:val="005031B5"/>
    <w:rsid w:val="00510E03"/>
    <w:rsid w:val="00520B2B"/>
    <w:rsid w:val="005229AE"/>
    <w:rsid w:val="005255D8"/>
    <w:rsid w:val="005256EF"/>
    <w:rsid w:val="00526AB0"/>
    <w:rsid w:val="00530E82"/>
    <w:rsid w:val="00530FC5"/>
    <w:rsid w:val="005341C4"/>
    <w:rsid w:val="005415B4"/>
    <w:rsid w:val="005425A1"/>
    <w:rsid w:val="00542901"/>
    <w:rsid w:val="00544863"/>
    <w:rsid w:val="00546C3E"/>
    <w:rsid w:val="005470A4"/>
    <w:rsid w:val="00547B46"/>
    <w:rsid w:val="0055026C"/>
    <w:rsid w:val="00551818"/>
    <w:rsid w:val="00570964"/>
    <w:rsid w:val="005719C2"/>
    <w:rsid w:val="00580EBE"/>
    <w:rsid w:val="00581B99"/>
    <w:rsid w:val="00586D79"/>
    <w:rsid w:val="005900C3"/>
    <w:rsid w:val="00593B93"/>
    <w:rsid w:val="00595B8C"/>
    <w:rsid w:val="005A1176"/>
    <w:rsid w:val="005A5716"/>
    <w:rsid w:val="005A6508"/>
    <w:rsid w:val="005B0E0B"/>
    <w:rsid w:val="005B1CB5"/>
    <w:rsid w:val="005B1ED1"/>
    <w:rsid w:val="005B31E8"/>
    <w:rsid w:val="005C0924"/>
    <w:rsid w:val="005C3517"/>
    <w:rsid w:val="005C740F"/>
    <w:rsid w:val="005D739C"/>
    <w:rsid w:val="005E009D"/>
    <w:rsid w:val="005E130B"/>
    <w:rsid w:val="005E1B0F"/>
    <w:rsid w:val="005E28E2"/>
    <w:rsid w:val="005F4D0F"/>
    <w:rsid w:val="00601515"/>
    <w:rsid w:val="0060566A"/>
    <w:rsid w:val="006103D1"/>
    <w:rsid w:val="00611DD5"/>
    <w:rsid w:val="0061694C"/>
    <w:rsid w:val="00620BA8"/>
    <w:rsid w:val="006233D7"/>
    <w:rsid w:val="00626B1E"/>
    <w:rsid w:val="00626BA7"/>
    <w:rsid w:val="00630755"/>
    <w:rsid w:val="006360AA"/>
    <w:rsid w:val="00640323"/>
    <w:rsid w:val="006406C9"/>
    <w:rsid w:val="00650D8D"/>
    <w:rsid w:val="00657538"/>
    <w:rsid w:val="00671850"/>
    <w:rsid w:val="006755D2"/>
    <w:rsid w:val="00680F82"/>
    <w:rsid w:val="00681AC9"/>
    <w:rsid w:val="0068201C"/>
    <w:rsid w:val="006834AB"/>
    <w:rsid w:val="006876A1"/>
    <w:rsid w:val="0069054A"/>
    <w:rsid w:val="006905E8"/>
    <w:rsid w:val="006934F4"/>
    <w:rsid w:val="0069353A"/>
    <w:rsid w:val="00696727"/>
    <w:rsid w:val="006A32A5"/>
    <w:rsid w:val="006A3999"/>
    <w:rsid w:val="006A5E50"/>
    <w:rsid w:val="006B32AB"/>
    <w:rsid w:val="006D6558"/>
    <w:rsid w:val="006E21A9"/>
    <w:rsid w:val="006E4519"/>
    <w:rsid w:val="00700837"/>
    <w:rsid w:val="007035A6"/>
    <w:rsid w:val="00705138"/>
    <w:rsid w:val="007251D8"/>
    <w:rsid w:val="00726D94"/>
    <w:rsid w:val="00727E8C"/>
    <w:rsid w:val="007312A1"/>
    <w:rsid w:val="00735223"/>
    <w:rsid w:val="007451AE"/>
    <w:rsid w:val="007505E1"/>
    <w:rsid w:val="007505EE"/>
    <w:rsid w:val="00755ACF"/>
    <w:rsid w:val="00757AD0"/>
    <w:rsid w:val="007674C2"/>
    <w:rsid w:val="0076784E"/>
    <w:rsid w:val="0077295D"/>
    <w:rsid w:val="0077375D"/>
    <w:rsid w:val="00773C8D"/>
    <w:rsid w:val="00775696"/>
    <w:rsid w:val="00776F95"/>
    <w:rsid w:val="0078033E"/>
    <w:rsid w:val="0079062D"/>
    <w:rsid w:val="00790ADB"/>
    <w:rsid w:val="00791732"/>
    <w:rsid w:val="00794F22"/>
    <w:rsid w:val="007A4122"/>
    <w:rsid w:val="007B12A4"/>
    <w:rsid w:val="007B4DCB"/>
    <w:rsid w:val="007C0CBF"/>
    <w:rsid w:val="007C1199"/>
    <w:rsid w:val="007C324F"/>
    <w:rsid w:val="007D2FD6"/>
    <w:rsid w:val="007D3662"/>
    <w:rsid w:val="008010DB"/>
    <w:rsid w:val="008014F9"/>
    <w:rsid w:val="00801C60"/>
    <w:rsid w:val="008039C2"/>
    <w:rsid w:val="00803D36"/>
    <w:rsid w:val="00807430"/>
    <w:rsid w:val="008139E1"/>
    <w:rsid w:val="00821445"/>
    <w:rsid w:val="008335E3"/>
    <w:rsid w:val="008362E2"/>
    <w:rsid w:val="0084743B"/>
    <w:rsid w:val="00866D8A"/>
    <w:rsid w:val="008859CD"/>
    <w:rsid w:val="008A104D"/>
    <w:rsid w:val="008A1F65"/>
    <w:rsid w:val="008A3884"/>
    <w:rsid w:val="008B1911"/>
    <w:rsid w:val="008B528B"/>
    <w:rsid w:val="008C371F"/>
    <w:rsid w:val="008C467B"/>
    <w:rsid w:val="008E0B48"/>
    <w:rsid w:val="008E167F"/>
    <w:rsid w:val="008E272F"/>
    <w:rsid w:val="008E47CB"/>
    <w:rsid w:val="008E4914"/>
    <w:rsid w:val="008E7D40"/>
    <w:rsid w:val="008F4D46"/>
    <w:rsid w:val="008F5742"/>
    <w:rsid w:val="00912024"/>
    <w:rsid w:val="009173E6"/>
    <w:rsid w:val="0092523E"/>
    <w:rsid w:val="009259CA"/>
    <w:rsid w:val="00935A8C"/>
    <w:rsid w:val="00953C12"/>
    <w:rsid w:val="00954F74"/>
    <w:rsid w:val="00955A1C"/>
    <w:rsid w:val="0095633D"/>
    <w:rsid w:val="0096313B"/>
    <w:rsid w:val="0096505C"/>
    <w:rsid w:val="009651F6"/>
    <w:rsid w:val="0097130C"/>
    <w:rsid w:val="00974F80"/>
    <w:rsid w:val="00975048"/>
    <w:rsid w:val="00975370"/>
    <w:rsid w:val="00985E90"/>
    <w:rsid w:val="0099254A"/>
    <w:rsid w:val="009969CD"/>
    <w:rsid w:val="00997D07"/>
    <w:rsid w:val="009B2BA0"/>
    <w:rsid w:val="009B680B"/>
    <w:rsid w:val="009C08EC"/>
    <w:rsid w:val="009C20BB"/>
    <w:rsid w:val="009C27B7"/>
    <w:rsid w:val="009D4D74"/>
    <w:rsid w:val="009D6B5E"/>
    <w:rsid w:val="009D7663"/>
    <w:rsid w:val="009E2E5E"/>
    <w:rsid w:val="009E4004"/>
    <w:rsid w:val="009E7B93"/>
    <w:rsid w:val="009F4956"/>
    <w:rsid w:val="009F68B0"/>
    <w:rsid w:val="00A02BA3"/>
    <w:rsid w:val="00A02BB7"/>
    <w:rsid w:val="00A05675"/>
    <w:rsid w:val="00A07BC4"/>
    <w:rsid w:val="00A119AD"/>
    <w:rsid w:val="00A1312F"/>
    <w:rsid w:val="00A164A6"/>
    <w:rsid w:val="00A23CF4"/>
    <w:rsid w:val="00A2435F"/>
    <w:rsid w:val="00A26240"/>
    <w:rsid w:val="00A36909"/>
    <w:rsid w:val="00A36ABD"/>
    <w:rsid w:val="00A36AC0"/>
    <w:rsid w:val="00A36FA9"/>
    <w:rsid w:val="00A41E6B"/>
    <w:rsid w:val="00A44BA3"/>
    <w:rsid w:val="00A4722E"/>
    <w:rsid w:val="00A5257A"/>
    <w:rsid w:val="00A5433B"/>
    <w:rsid w:val="00A63D15"/>
    <w:rsid w:val="00A70B98"/>
    <w:rsid w:val="00A75DED"/>
    <w:rsid w:val="00A81041"/>
    <w:rsid w:val="00A81EB3"/>
    <w:rsid w:val="00A82367"/>
    <w:rsid w:val="00A93EB5"/>
    <w:rsid w:val="00AB1A52"/>
    <w:rsid w:val="00AB2228"/>
    <w:rsid w:val="00AD151D"/>
    <w:rsid w:val="00AD7648"/>
    <w:rsid w:val="00AE38C9"/>
    <w:rsid w:val="00AE581A"/>
    <w:rsid w:val="00B11FBC"/>
    <w:rsid w:val="00B123D2"/>
    <w:rsid w:val="00B1266A"/>
    <w:rsid w:val="00B13B41"/>
    <w:rsid w:val="00B206CA"/>
    <w:rsid w:val="00B301DC"/>
    <w:rsid w:val="00B30C99"/>
    <w:rsid w:val="00B345A2"/>
    <w:rsid w:val="00B372F9"/>
    <w:rsid w:val="00B43C66"/>
    <w:rsid w:val="00B474F5"/>
    <w:rsid w:val="00B4763E"/>
    <w:rsid w:val="00B56730"/>
    <w:rsid w:val="00B66C72"/>
    <w:rsid w:val="00B67412"/>
    <w:rsid w:val="00B70EFD"/>
    <w:rsid w:val="00B71C38"/>
    <w:rsid w:val="00B73DFF"/>
    <w:rsid w:val="00B74689"/>
    <w:rsid w:val="00B74E47"/>
    <w:rsid w:val="00B76BCA"/>
    <w:rsid w:val="00B8135B"/>
    <w:rsid w:val="00B918F4"/>
    <w:rsid w:val="00B93223"/>
    <w:rsid w:val="00B9391A"/>
    <w:rsid w:val="00BA01F6"/>
    <w:rsid w:val="00BA0FEC"/>
    <w:rsid w:val="00BA44B8"/>
    <w:rsid w:val="00BA663A"/>
    <w:rsid w:val="00BB0EBD"/>
    <w:rsid w:val="00BB7FE3"/>
    <w:rsid w:val="00BC3FFF"/>
    <w:rsid w:val="00BC7B82"/>
    <w:rsid w:val="00BD1DAB"/>
    <w:rsid w:val="00BD1E19"/>
    <w:rsid w:val="00BE11F6"/>
    <w:rsid w:val="00BF7C71"/>
    <w:rsid w:val="00BF7EDB"/>
    <w:rsid w:val="00C1059A"/>
    <w:rsid w:val="00C10F7E"/>
    <w:rsid w:val="00C10FB6"/>
    <w:rsid w:val="00C13F47"/>
    <w:rsid w:val="00C166C5"/>
    <w:rsid w:val="00C17825"/>
    <w:rsid w:val="00C2790E"/>
    <w:rsid w:val="00C3193B"/>
    <w:rsid w:val="00C36EED"/>
    <w:rsid w:val="00C43D2A"/>
    <w:rsid w:val="00C51414"/>
    <w:rsid w:val="00C51806"/>
    <w:rsid w:val="00C524EC"/>
    <w:rsid w:val="00C611E5"/>
    <w:rsid w:val="00C640D6"/>
    <w:rsid w:val="00C74EEC"/>
    <w:rsid w:val="00C7599C"/>
    <w:rsid w:val="00C76D44"/>
    <w:rsid w:val="00C84821"/>
    <w:rsid w:val="00C84A15"/>
    <w:rsid w:val="00C852EF"/>
    <w:rsid w:val="00C87203"/>
    <w:rsid w:val="00CA1156"/>
    <w:rsid w:val="00CA285B"/>
    <w:rsid w:val="00CA7D6F"/>
    <w:rsid w:val="00CB3AD7"/>
    <w:rsid w:val="00CB4D46"/>
    <w:rsid w:val="00CB71C7"/>
    <w:rsid w:val="00CB76E6"/>
    <w:rsid w:val="00CC2BFF"/>
    <w:rsid w:val="00CC45D1"/>
    <w:rsid w:val="00CD6B93"/>
    <w:rsid w:val="00CE3112"/>
    <w:rsid w:val="00CE6427"/>
    <w:rsid w:val="00CE6EE0"/>
    <w:rsid w:val="00CF1B86"/>
    <w:rsid w:val="00CF358B"/>
    <w:rsid w:val="00CF7537"/>
    <w:rsid w:val="00D01288"/>
    <w:rsid w:val="00D02AF1"/>
    <w:rsid w:val="00D0345E"/>
    <w:rsid w:val="00D11AB9"/>
    <w:rsid w:val="00D14245"/>
    <w:rsid w:val="00D14FEA"/>
    <w:rsid w:val="00D20243"/>
    <w:rsid w:val="00D217CE"/>
    <w:rsid w:val="00D374E1"/>
    <w:rsid w:val="00D4327E"/>
    <w:rsid w:val="00D529BE"/>
    <w:rsid w:val="00D545D6"/>
    <w:rsid w:val="00D55581"/>
    <w:rsid w:val="00D70D20"/>
    <w:rsid w:val="00D72062"/>
    <w:rsid w:val="00D836CB"/>
    <w:rsid w:val="00D90F6F"/>
    <w:rsid w:val="00D920BE"/>
    <w:rsid w:val="00D93E26"/>
    <w:rsid w:val="00D97B0A"/>
    <w:rsid w:val="00DA6667"/>
    <w:rsid w:val="00DB6065"/>
    <w:rsid w:val="00DC68FB"/>
    <w:rsid w:val="00DC7197"/>
    <w:rsid w:val="00DD5A30"/>
    <w:rsid w:val="00DE2776"/>
    <w:rsid w:val="00DF0617"/>
    <w:rsid w:val="00DF130B"/>
    <w:rsid w:val="00E0262D"/>
    <w:rsid w:val="00E14BD0"/>
    <w:rsid w:val="00E176E3"/>
    <w:rsid w:val="00E22D6B"/>
    <w:rsid w:val="00E267EC"/>
    <w:rsid w:val="00E27208"/>
    <w:rsid w:val="00E31271"/>
    <w:rsid w:val="00E312E9"/>
    <w:rsid w:val="00E377AC"/>
    <w:rsid w:val="00E54F7E"/>
    <w:rsid w:val="00E75026"/>
    <w:rsid w:val="00E75A31"/>
    <w:rsid w:val="00E8409C"/>
    <w:rsid w:val="00EA2844"/>
    <w:rsid w:val="00EB2A66"/>
    <w:rsid w:val="00EB2F32"/>
    <w:rsid w:val="00EB443D"/>
    <w:rsid w:val="00EB4CB1"/>
    <w:rsid w:val="00EB7B0E"/>
    <w:rsid w:val="00EC1492"/>
    <w:rsid w:val="00EC2519"/>
    <w:rsid w:val="00EC2961"/>
    <w:rsid w:val="00EC369B"/>
    <w:rsid w:val="00EC7EF4"/>
    <w:rsid w:val="00ED156B"/>
    <w:rsid w:val="00EE18E4"/>
    <w:rsid w:val="00EE3B81"/>
    <w:rsid w:val="00EE47DE"/>
    <w:rsid w:val="00EE756E"/>
    <w:rsid w:val="00EF015E"/>
    <w:rsid w:val="00EF2494"/>
    <w:rsid w:val="00EF4D86"/>
    <w:rsid w:val="00EF66D2"/>
    <w:rsid w:val="00EF77D8"/>
    <w:rsid w:val="00EF7AFE"/>
    <w:rsid w:val="00F01A5E"/>
    <w:rsid w:val="00F07547"/>
    <w:rsid w:val="00F1633C"/>
    <w:rsid w:val="00F20AB0"/>
    <w:rsid w:val="00F25850"/>
    <w:rsid w:val="00F267C0"/>
    <w:rsid w:val="00F44EE1"/>
    <w:rsid w:val="00F55B9C"/>
    <w:rsid w:val="00F56BDE"/>
    <w:rsid w:val="00F608C0"/>
    <w:rsid w:val="00F706CC"/>
    <w:rsid w:val="00F70FBB"/>
    <w:rsid w:val="00F71465"/>
    <w:rsid w:val="00F74C9A"/>
    <w:rsid w:val="00F765E1"/>
    <w:rsid w:val="00F76E53"/>
    <w:rsid w:val="00F77BB9"/>
    <w:rsid w:val="00F80FE2"/>
    <w:rsid w:val="00F825C9"/>
    <w:rsid w:val="00FA7A85"/>
    <w:rsid w:val="00FB2B73"/>
    <w:rsid w:val="00FB316F"/>
    <w:rsid w:val="00FC21DE"/>
    <w:rsid w:val="00FC2864"/>
    <w:rsid w:val="00FC78C5"/>
    <w:rsid w:val="00FD0829"/>
    <w:rsid w:val="00FD1042"/>
    <w:rsid w:val="00FE17ED"/>
    <w:rsid w:val="00FE4B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F382F"/>
  <w15:chartTrackingRefBased/>
  <w15:docId w15:val="{7F8B3D0B-8531-4494-93E1-1EF9638CA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2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12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12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2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2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2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2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2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2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316163"/>
  </w:style>
  <w:style w:type="character" w:customStyle="1" w:styleId="Style1Char">
    <w:name w:val="Style1 Char"/>
    <w:basedOn w:val="DefaultParagraphFont"/>
    <w:link w:val="Style1"/>
    <w:rsid w:val="00316163"/>
    <w:rPr>
      <w:rFonts w:ascii="Times New Roman" w:hAnsi="Times New Roman"/>
    </w:rPr>
  </w:style>
  <w:style w:type="character" w:customStyle="1" w:styleId="Heading1Char">
    <w:name w:val="Heading 1 Char"/>
    <w:basedOn w:val="DefaultParagraphFont"/>
    <w:link w:val="Heading1"/>
    <w:uiPriority w:val="9"/>
    <w:rsid w:val="001C12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12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12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2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2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2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2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2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22A"/>
    <w:rPr>
      <w:rFonts w:eastAsiaTheme="majorEastAsia" w:cstheme="majorBidi"/>
      <w:color w:val="272727" w:themeColor="text1" w:themeTint="D8"/>
    </w:rPr>
  </w:style>
  <w:style w:type="paragraph" w:styleId="Title">
    <w:name w:val="Title"/>
    <w:basedOn w:val="Normal"/>
    <w:next w:val="Normal"/>
    <w:link w:val="TitleChar"/>
    <w:uiPriority w:val="10"/>
    <w:qFormat/>
    <w:rsid w:val="001C12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2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2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2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22A"/>
    <w:pPr>
      <w:spacing w:before="160"/>
      <w:jc w:val="center"/>
    </w:pPr>
    <w:rPr>
      <w:i/>
      <w:iCs/>
      <w:color w:val="404040" w:themeColor="text1" w:themeTint="BF"/>
    </w:rPr>
  </w:style>
  <w:style w:type="character" w:customStyle="1" w:styleId="QuoteChar">
    <w:name w:val="Quote Char"/>
    <w:basedOn w:val="DefaultParagraphFont"/>
    <w:link w:val="Quote"/>
    <w:uiPriority w:val="29"/>
    <w:rsid w:val="001C122A"/>
    <w:rPr>
      <w:i/>
      <w:iCs/>
      <w:color w:val="404040" w:themeColor="text1" w:themeTint="BF"/>
    </w:rPr>
  </w:style>
  <w:style w:type="paragraph" w:styleId="ListParagraph">
    <w:name w:val="List Paragraph"/>
    <w:basedOn w:val="Normal"/>
    <w:uiPriority w:val="34"/>
    <w:qFormat/>
    <w:rsid w:val="001C122A"/>
    <w:pPr>
      <w:ind w:left="720"/>
      <w:contextualSpacing/>
    </w:pPr>
  </w:style>
  <w:style w:type="character" w:styleId="IntenseEmphasis">
    <w:name w:val="Intense Emphasis"/>
    <w:basedOn w:val="DefaultParagraphFont"/>
    <w:uiPriority w:val="21"/>
    <w:qFormat/>
    <w:rsid w:val="001C122A"/>
    <w:rPr>
      <w:i/>
      <w:iCs/>
      <w:color w:val="0F4761" w:themeColor="accent1" w:themeShade="BF"/>
    </w:rPr>
  </w:style>
  <w:style w:type="paragraph" w:styleId="IntenseQuote">
    <w:name w:val="Intense Quote"/>
    <w:basedOn w:val="Normal"/>
    <w:next w:val="Normal"/>
    <w:link w:val="IntenseQuoteChar"/>
    <w:uiPriority w:val="30"/>
    <w:qFormat/>
    <w:rsid w:val="001C12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22A"/>
    <w:rPr>
      <w:i/>
      <w:iCs/>
      <w:color w:val="0F4761" w:themeColor="accent1" w:themeShade="BF"/>
    </w:rPr>
  </w:style>
  <w:style w:type="character" w:styleId="IntenseReference">
    <w:name w:val="Intense Reference"/>
    <w:basedOn w:val="DefaultParagraphFont"/>
    <w:uiPriority w:val="32"/>
    <w:qFormat/>
    <w:rsid w:val="001C122A"/>
    <w:rPr>
      <w:b/>
      <w:bCs/>
      <w:smallCaps/>
      <w:color w:val="0F4761" w:themeColor="accent1" w:themeShade="BF"/>
      <w:spacing w:val="5"/>
    </w:rPr>
  </w:style>
  <w:style w:type="paragraph" w:styleId="NoSpacing">
    <w:name w:val="No Spacing"/>
    <w:uiPriority w:val="1"/>
    <w:qFormat/>
    <w:rsid w:val="001C122A"/>
    <w:pPr>
      <w:spacing w:after="0" w:line="240" w:lineRule="auto"/>
    </w:pPr>
  </w:style>
  <w:style w:type="character" w:styleId="FootnoteReference">
    <w:name w:val="footnote reference"/>
    <w:uiPriority w:val="99"/>
    <w:semiHidden/>
    <w:unhideWhenUsed/>
    <w:rsid w:val="001C122A"/>
    <w:rPr>
      <w:vertAlign w:val="superscript"/>
    </w:rPr>
  </w:style>
  <w:style w:type="paragraph" w:styleId="FootnoteText">
    <w:name w:val="footnote text"/>
    <w:link w:val="FootnoteTextChar"/>
    <w:uiPriority w:val="99"/>
    <w:semiHidden/>
    <w:unhideWhenUsed/>
    <w:rsid w:val="001C122A"/>
    <w:pPr>
      <w:spacing w:after="0" w:line="240" w:lineRule="auto"/>
    </w:pPr>
    <w:rPr>
      <w:rFonts w:ascii="Georgia" w:eastAsia="Georgia" w:hAnsi="Georgia" w:cs="Georgia"/>
      <w:kern w:val="0"/>
      <w:sz w:val="20"/>
      <w:szCs w:val="20"/>
      <w14:ligatures w14:val="none"/>
    </w:rPr>
  </w:style>
  <w:style w:type="character" w:customStyle="1" w:styleId="FootnoteTextChar">
    <w:name w:val="Footnote Text Char"/>
    <w:basedOn w:val="DefaultParagraphFont"/>
    <w:link w:val="FootnoteText"/>
    <w:uiPriority w:val="99"/>
    <w:semiHidden/>
    <w:rsid w:val="001C122A"/>
    <w:rPr>
      <w:rFonts w:ascii="Georgia" w:eastAsia="Georgia" w:hAnsi="Georgia" w:cs="Georgia"/>
      <w:kern w:val="0"/>
      <w:sz w:val="20"/>
      <w:szCs w:val="20"/>
      <w14:ligatures w14:val="none"/>
    </w:rPr>
  </w:style>
  <w:style w:type="paragraph" w:styleId="Header">
    <w:name w:val="header"/>
    <w:basedOn w:val="Normal"/>
    <w:link w:val="HeaderChar"/>
    <w:uiPriority w:val="99"/>
    <w:unhideWhenUsed/>
    <w:rsid w:val="009651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51F6"/>
  </w:style>
  <w:style w:type="paragraph" w:styleId="Footer">
    <w:name w:val="footer"/>
    <w:basedOn w:val="Normal"/>
    <w:link w:val="FooterChar"/>
    <w:uiPriority w:val="99"/>
    <w:unhideWhenUsed/>
    <w:rsid w:val="009651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51F6"/>
  </w:style>
  <w:style w:type="paragraph" w:customStyle="1" w:styleId="Style2">
    <w:name w:val="Style2"/>
    <w:basedOn w:val="Normal"/>
    <w:link w:val="Style2Char"/>
    <w:qFormat/>
    <w:rsid w:val="002E5295"/>
    <w:pPr>
      <w:pBdr>
        <w:left w:val="single" w:sz="6" w:space="12" w:color="888888"/>
      </w:pBdr>
      <w:spacing w:before="120" w:after="240"/>
      <w:ind w:left="360" w:right="360"/>
    </w:pPr>
    <w:rPr>
      <w:i/>
      <w:iCs/>
    </w:rPr>
  </w:style>
  <w:style w:type="character" w:customStyle="1" w:styleId="Style2Char">
    <w:name w:val="Style2 Char"/>
    <w:basedOn w:val="DefaultParagraphFont"/>
    <w:link w:val="Style2"/>
    <w:rsid w:val="002E5295"/>
    <w:rPr>
      <w:i/>
      <w:iCs/>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1AC030-DD73-4E7E-AFDD-F32A4A6BF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488</TotalTime>
  <Pages>33</Pages>
  <Words>9589</Words>
  <Characters>54659</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Williamson</dc:creator>
  <cp:keywords/>
  <dc:description/>
  <cp:lastModifiedBy>Stephen Williamson</cp:lastModifiedBy>
  <cp:revision>22</cp:revision>
  <cp:lastPrinted>2026-08-17T20:11:00Z</cp:lastPrinted>
  <dcterms:created xsi:type="dcterms:W3CDTF">2026-08-17T19:22:00Z</dcterms:created>
  <dcterms:modified xsi:type="dcterms:W3CDTF">2026-09-22T16:09:00Z</dcterms:modified>
</cp:coreProperties>
</file>