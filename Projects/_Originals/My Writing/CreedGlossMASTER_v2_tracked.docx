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C468" w14:textId="77777777" w:rsidR="00144822" w:rsidRDefault="007C7B86">
      <w:pPr>
        <w:spacing w:after="120"/>
      </w:pPr>
      <w:r>
        <w:rPr>
          <w:b/>
          <w:bCs/>
          <w:sz w:val="40"/>
          <w:szCs w:val="40"/>
        </w:rPr>
        <w:t>What I Mean When I Say the Creed</w:t>
      </w:r>
    </w:p>
    <w:p w14:paraId="3EED904A" w14:textId="77777777" w:rsidR="00144822" w:rsidRDefault="007C7B86">
      <w:pPr>
        <w:spacing w:after="60"/>
      </w:pPr>
      <w:r>
        <w:rPr>
          <w:i/>
          <w:iCs/>
          <w:sz w:val="24"/>
          <w:szCs w:val="24"/>
        </w:rPr>
        <w:t>A gloss on the Nicene Creed — 1979 Book of Common Prayer, Rite II</w:t>
      </w:r>
    </w:p>
    <w:p w14:paraId="3AC53DCD" w14:textId="77777777" w:rsidR="00144822" w:rsidRDefault="007C7B86">
      <w:pPr>
        <w:spacing w:after="500"/>
      </w:pPr>
      <w:r>
        <w:rPr>
          <w:color w:val="555555"/>
        </w:rPr>
        <w:t>Stephen</w:t>
      </w:r>
      <w:r w:rsidR="00C63B93">
        <w:rPr>
          <w:color w:val="555555"/>
        </w:rPr>
        <w:t xml:space="preserve"> Williamson</w:t>
      </w:r>
    </w:p>
    <w:p w14:paraId="35C9D165" w14:textId="31BC1C21" w:rsidR="00144822" w:rsidRDefault="007C7B86">
      <w:pPr>
        <w:spacing w:after="60"/>
        <w:ind w:left="720" w:right="720"/>
      </w:pPr>
      <w:r>
        <w:rPr>
          <w:i/>
          <w:iCs/>
        </w:rPr>
        <w:t>It is I who created the smith</w:t>
      </w:r>
      <w:r w:rsidR="00D664FF">
        <w:rPr>
          <w:i/>
          <w:iCs/>
        </w:rPr>
        <w:t xml:space="preserve"> | </w:t>
      </w:r>
      <w:r>
        <w:rPr>
          <w:i/>
          <w:iCs/>
        </w:rPr>
        <w:t>To fan the charcoal fire</w:t>
      </w:r>
    </w:p>
    <w:p w14:paraId="4187C558" w14:textId="57726EB8" w:rsidR="00144822" w:rsidRDefault="007C7B86">
      <w:pPr>
        <w:spacing w:after="60"/>
        <w:ind w:left="720" w:right="720"/>
      </w:pPr>
      <w:r>
        <w:rPr>
          <w:i/>
          <w:iCs/>
        </w:rPr>
        <w:t>And produce tools for each purpose;</w:t>
      </w:r>
      <w:r w:rsidR="0074461E">
        <w:rPr>
          <w:i/>
          <w:iCs/>
        </w:rPr>
        <w:tab/>
      </w:r>
      <w:r w:rsidR="00D664FF">
        <w:rPr>
          <w:i/>
          <w:iCs/>
        </w:rPr>
        <w:t xml:space="preserve"> </w:t>
      </w:r>
      <w:r w:rsidR="00D664FF">
        <w:t xml:space="preserve">| </w:t>
      </w:r>
      <w:r>
        <w:rPr>
          <w:i/>
          <w:iCs/>
        </w:rPr>
        <w:t>So it is I who create</w:t>
      </w:r>
      <w:r w:rsidR="00B31B66">
        <w:rPr>
          <w:i/>
          <w:iCs/>
        </w:rPr>
        <w:t>s</w:t>
      </w:r>
    </w:p>
    <w:p w14:paraId="10AA8AED" w14:textId="77777777" w:rsidR="00144822" w:rsidRDefault="007C7B86">
      <w:pPr>
        <w:spacing w:after="60"/>
        <w:ind w:left="720" w:right="720"/>
      </w:pPr>
      <w:r>
        <w:rPr>
          <w:i/>
          <w:iCs/>
        </w:rPr>
        <w:t>The instruments of havoc.</w:t>
      </w:r>
    </w:p>
    <w:p w14:paraId="79A06449" w14:textId="77777777" w:rsidR="00144822" w:rsidRDefault="007C7B86">
      <w:pPr>
        <w:spacing w:before="120" w:after="400"/>
        <w:ind w:left="720"/>
      </w:pPr>
      <w:r>
        <w:rPr>
          <w:sz w:val="20"/>
          <w:szCs w:val="20"/>
        </w:rPr>
        <w:t>Isaiah 54:16</w:t>
      </w:r>
    </w:p>
    <w:p w14:paraId="19343B95" w14:textId="77777777" w:rsidR="00144822" w:rsidRDefault="007C7B86">
      <w:pPr>
        <w:pStyle w:val="Heading1"/>
        <w:spacing w:before="400" w:after="200"/>
      </w:pPr>
      <w:r>
        <w:t>Preface</w:t>
      </w:r>
    </w:p>
    <w:p w14:paraId="03DE8EBC" w14:textId="4824198D" w:rsidR="00144822" w:rsidRDefault="007C7B86">
      <w:pPr>
        <w:spacing w:after="160"/>
      </w:pPr>
      <w:r>
        <w:t xml:space="preserve">I say the </w:t>
      </w:r>
      <w:r w:rsidR="008C6801">
        <w:t>C</w:t>
      </w:r>
      <w:r>
        <w:t xml:space="preserve">reed with true faith; and a </w:t>
      </w:r>
      <w:r>
        <w:rPr>
          <w:i/>
          <w:iCs/>
        </w:rPr>
        <w:t>lot</w:t>
      </w:r>
      <w:r>
        <w:t xml:space="preserve"> </w:t>
      </w:r>
      <w:r w:rsidRPr="003F5716">
        <w:rPr>
          <w:i/>
          <w:iCs/>
        </w:rPr>
        <w:t>of qualifications</w:t>
      </w:r>
      <w:r>
        <w:t xml:space="preserve">. Those qualifications </w:t>
      </w:r>
      <w:r w:rsidR="007153E4">
        <w:t>will be our</w:t>
      </w:r>
      <w:r>
        <w:t xml:space="preserve"> subject here. Some of them are </w:t>
      </w:r>
      <w:proofErr w:type="gramStart"/>
      <w:r>
        <w:t>rather,</w:t>
      </w:r>
      <w:proofErr w:type="gramEnd"/>
      <w:r>
        <w:t xml:space="preserve"> unusual; a few of them may even seem, at first glance, to lean close to positions the Church has condemned as heretical. Where that is the </w:t>
      </w:r>
      <w:r w:rsidR="003C5C02">
        <w:t>case,</w:t>
      </w:r>
      <w:r>
        <w:t xml:space="preserve"> I will name the condemned position, explain what it </w:t>
      </w:r>
      <w:proofErr w:type="gramStart"/>
      <w:r w:rsidRPr="0006002C">
        <w:rPr>
          <w:i/>
          <w:iCs/>
        </w:rPr>
        <w:t>actually</w:t>
      </w:r>
      <w:r>
        <w:t xml:space="preserve"> holds</w:t>
      </w:r>
      <w:proofErr w:type="gramEnd"/>
      <w:r>
        <w:t xml:space="preserve">, and state precisely why the position taken here is </w:t>
      </w:r>
      <w:r w:rsidRPr="003C5C02">
        <w:rPr>
          <w:i/>
          <w:iCs/>
        </w:rPr>
        <w:t>not</w:t>
      </w:r>
      <w:r>
        <w:t xml:space="preserve"> a version of it.</w:t>
      </w:r>
      <w:r w:rsidR="00D10BA6">
        <w:rPr>
          <w:rStyle w:val="FootnoteReference"/>
        </w:rPr>
        <w:footnoteReference w:id="1"/>
      </w:r>
    </w:p>
    <w:p w14:paraId="0C168057" w14:textId="61BD7F43" w:rsidR="00144822" w:rsidRDefault="007C7B86">
      <w:pPr>
        <w:spacing w:after="160"/>
      </w:pPr>
      <w:r>
        <w:t xml:space="preserve">But this is not a defense; I have no fear of being burned or maimed for my words here, for better or worse. Rather, it is an attempt to </w:t>
      </w:r>
      <w:r w:rsidR="00201A37">
        <w:t>systematize, for</w:t>
      </w:r>
      <w:r w:rsidR="00706F1D">
        <w:t xml:space="preserve"> </w:t>
      </w:r>
      <w:r>
        <w:t xml:space="preserve">myself, and perhaps communicate to others, the </w:t>
      </w:r>
      <w:r w:rsidR="00E94DE5">
        <w:t>hard-earned</w:t>
      </w:r>
      <w:r>
        <w:t xml:space="preserve"> meanings I have spent my life putting </w:t>
      </w:r>
      <w:r w:rsidR="00E94DE5">
        <w:t>into</w:t>
      </w:r>
      <w:r>
        <w:t xml:space="preserve"> these words when I say them.</w:t>
      </w:r>
    </w:p>
    <w:p w14:paraId="0CFBF024" w14:textId="7B79D8C4" w:rsidR="0099666C" w:rsidRDefault="007C7B86">
      <w:pPr>
        <w:spacing w:after="160"/>
      </w:pPr>
      <w:r>
        <w:t xml:space="preserve">In other </w:t>
      </w:r>
      <w:r w:rsidR="00706F1D">
        <w:t>words,</w:t>
      </w:r>
      <w:r>
        <w:t xml:space="preserve"> it is a </w:t>
      </w:r>
      <w:r w:rsidRPr="00E94DE5">
        <w:rPr>
          <w:i/>
          <w:iCs/>
        </w:rPr>
        <w:t>gloss</w:t>
      </w:r>
      <w:r w:rsidR="00DA327B">
        <w:rPr>
          <w:rStyle w:val="FootnoteReference"/>
        </w:rPr>
        <w:footnoteReference w:id="2"/>
      </w:r>
      <w:r>
        <w:t xml:space="preserve">, a word originally meaning a brief notation in a manuscript explaining a term in a language the reader is not expected to know. Throughout history, however, glosses have migrated, becoming associated with the text they served and occasionally </w:t>
      </w:r>
      <w:r>
        <w:rPr>
          <w:i/>
          <w:iCs/>
        </w:rPr>
        <w:t>confused for it</w:t>
      </w:r>
      <w:r>
        <w:t>, a fact to acknowledge here at the start.</w:t>
      </w:r>
      <w:r w:rsidR="00937837">
        <w:t xml:space="preserve"> </w:t>
      </w:r>
      <w:r>
        <w:t>In legal terms gloss means something specific as well: a judge's interpretation, not a report about what a statute says in the abstract, but a declaration of what it means in the language of its application.</w:t>
      </w:r>
      <w:r w:rsidR="0099666C">
        <w:t xml:space="preserve"> </w:t>
      </w:r>
      <w:r>
        <w:t xml:space="preserve">I </w:t>
      </w:r>
      <w:r w:rsidR="00937837">
        <w:t>intend</w:t>
      </w:r>
      <w:r>
        <w:t xml:space="preserve"> both meanings here. </w:t>
      </w:r>
    </w:p>
    <w:p w14:paraId="0608FA2F" w14:textId="20E6108C" w:rsidR="000C4976" w:rsidRDefault="00FE3CB2">
      <w:pPr>
        <w:spacing w:after="160"/>
      </w:pPr>
      <w:r>
        <w:t xml:space="preserve">This document </w:t>
      </w:r>
      <w:r w:rsidR="00C77537">
        <w:t>quotes Scripture in several translations</w:t>
      </w:r>
      <w:r w:rsidR="00595435">
        <w:t>, but</w:t>
      </w:r>
      <w:r w:rsidR="00537AC5">
        <w:t xml:space="preserve"> t</w:t>
      </w:r>
      <w:r w:rsidR="000D4CE1">
        <w:t xml:space="preserve">he Hebrew Bible mostly in JPS and the </w:t>
      </w:r>
      <w:r w:rsidR="00D91B32">
        <w:t xml:space="preserve">New Testament mostly </w:t>
      </w:r>
      <w:r w:rsidR="00CC36BF">
        <w:t>as given in the lectionary</w:t>
      </w:r>
      <w:r w:rsidR="001002BD">
        <w:t>, as these are the versions I encounter in my practice</w:t>
      </w:r>
      <w:r w:rsidR="00F06B97">
        <w:t xml:space="preserve">. For some </w:t>
      </w:r>
      <w:r w:rsidR="00306FEB">
        <w:t>verses</w:t>
      </w:r>
      <w:r w:rsidR="003E6833">
        <w:t>, however</w:t>
      </w:r>
      <w:r w:rsidR="00A87DDD">
        <w:t>,</w:t>
      </w:r>
      <w:r w:rsidR="00AB04AE">
        <w:t xml:space="preserve"> the</w:t>
      </w:r>
      <w:r w:rsidR="00B357F4">
        <w:t xml:space="preserve"> </w:t>
      </w:r>
      <w:r w:rsidR="002D4A77">
        <w:t>King</w:t>
      </w:r>
      <w:r w:rsidR="00B357F4">
        <w:t xml:space="preserve"> James</w:t>
      </w:r>
      <w:r w:rsidR="00A87DDD">
        <w:t xml:space="preserve"> version</w:t>
      </w:r>
      <w:r w:rsidR="005C3835">
        <w:t xml:space="preserve"> is</w:t>
      </w:r>
      <w:r w:rsidR="008D2087">
        <w:t xml:space="preserve"> so familiar it is hard</w:t>
      </w:r>
      <w:r w:rsidR="007462F4">
        <w:t xml:space="preserve"> for me</w:t>
      </w:r>
      <w:r w:rsidR="008D2087">
        <w:t xml:space="preserve"> to hear</w:t>
      </w:r>
      <w:r w:rsidR="00A87DDD">
        <w:t xml:space="preserve"> it</w:t>
      </w:r>
      <w:r w:rsidR="008D2087">
        <w:t xml:space="preserve"> any other way.</w:t>
      </w:r>
      <w:r w:rsidR="00DE3A52">
        <w:t xml:space="preserve"> Where the language is </w:t>
      </w:r>
      <w:r w:rsidR="00A12730">
        <w:t>critical,</w:t>
      </w:r>
      <w:r w:rsidR="00DE3A52">
        <w:t xml:space="preserve"> </w:t>
      </w:r>
      <w:r w:rsidR="00174267">
        <w:t xml:space="preserve">I </w:t>
      </w:r>
      <w:r w:rsidR="00233CE4">
        <w:t>refer to the Hebrew or Greek</w:t>
      </w:r>
      <w:r w:rsidR="00421D71">
        <w:t xml:space="preserve"> and suggest the</w:t>
      </w:r>
      <w:r w:rsidR="00E313F1">
        <w:t xml:space="preserve"> same to every reader.</w:t>
      </w:r>
      <w:r w:rsidR="00622CC0">
        <w:t xml:space="preserve"> </w:t>
      </w:r>
      <w:r w:rsidR="009B4BCD" w:rsidRPr="009B4BCD">
        <w:t xml:space="preserve">The method is to cite the text that the community that produced or </w:t>
      </w:r>
      <w:r w:rsidR="009B4BCD" w:rsidRPr="009B4BCD">
        <w:lastRenderedPageBreak/>
        <w:t xml:space="preserve">preserves it </w:t>
      </w:r>
      <w:proofErr w:type="gramStart"/>
      <w:r w:rsidR="009B4BCD" w:rsidRPr="009B4BCD">
        <w:t>actually used</w:t>
      </w:r>
      <w:proofErr w:type="gramEnd"/>
      <w:r w:rsidR="009B4BCD" w:rsidRPr="009B4BCD">
        <w:t xml:space="preserve"> or uses. Where the New Testament cites the Hebrew Bible </w:t>
      </w:r>
      <w:r w:rsidR="009B4BCD" w:rsidRPr="00FD7FC3">
        <w:rPr>
          <w:i/>
          <w:iCs/>
        </w:rPr>
        <w:t>against</w:t>
      </w:r>
      <w:r w:rsidR="009B4BCD" w:rsidRPr="009B4BCD">
        <w:t xml:space="preserve"> the Masoretic text </w:t>
      </w:r>
      <w:r w:rsidR="005C699F">
        <w:t>the divergence is</w:t>
      </w:r>
      <w:r w:rsidR="009B4BCD" w:rsidRPr="009B4BCD">
        <w:t xml:space="preserve"> noted.</w:t>
      </w:r>
    </w:p>
    <w:p w14:paraId="61EC85EB" w14:textId="508F11D3" w:rsidR="00144822" w:rsidRDefault="007C7B86">
      <w:pPr>
        <w:spacing w:after="160"/>
      </w:pPr>
      <w:r>
        <w:t xml:space="preserve">The Creed </w:t>
      </w:r>
      <w:r w:rsidR="00E91248">
        <w:t xml:space="preserve">itself </w:t>
      </w:r>
      <w:r>
        <w:t xml:space="preserve">is a translation of a translation (of a translation!) and </w:t>
      </w:r>
      <w:r w:rsidR="0060647E">
        <w:t xml:space="preserve">in some places </w:t>
      </w:r>
      <w:r>
        <w:t>the seams show. At times all that is required for my qualifications is a look at the pitfalls of the translation; other times, neither Hebrew, Greek, nor Latin can convey the nuance I am looking for and Sanskrit is employed.</w:t>
      </w:r>
      <w:r w:rsidR="00571061">
        <w:t xml:space="preserve"> </w:t>
      </w:r>
    </w:p>
    <w:p w14:paraId="49DA650F" w14:textId="77777777" w:rsidR="00144822" w:rsidRDefault="007C7B86">
      <w:pPr>
        <w:pStyle w:val="Heading1"/>
        <w:spacing w:before="400" w:after="200"/>
      </w:pPr>
      <w:r>
        <w:t>Introduction</w:t>
      </w:r>
    </w:p>
    <w:p w14:paraId="5A63BE60" w14:textId="7820C733" w:rsidR="00144822" w:rsidRDefault="007C7B86">
      <w:pPr>
        <w:spacing w:after="160"/>
      </w:pPr>
      <w:r>
        <w:t xml:space="preserve">The Creed begins by borrowing, and the borrowing should be admitted before anything else. </w:t>
      </w:r>
      <w:r>
        <w:rPr>
          <w:i/>
          <w:iCs/>
        </w:rPr>
        <w:t>We believe in one God</w:t>
      </w:r>
      <w:r>
        <w:t xml:space="preserve"> is the Shema in Greek dress. Hear, O Israel, the LORD our God, the LORD is one. And the </w:t>
      </w:r>
      <w:r w:rsidR="003F720D">
        <w:t>borrowing</w:t>
      </w:r>
      <w:r>
        <w:t xml:space="preserve"> goes deeper than the opening line, because Paul had already taken the verse apart in a letter to Corinth</w:t>
      </w:r>
      <w:r w:rsidR="004C5B0F">
        <w:rPr>
          <w:rStyle w:val="FootnoteReference"/>
        </w:rPr>
        <w:footnoteReference w:id="3"/>
      </w:r>
      <w:r>
        <w:t xml:space="preserve"> before any of the Gospels were written — giving </w:t>
      </w:r>
      <w:r>
        <w:rPr>
          <w:i/>
          <w:iCs/>
        </w:rPr>
        <w:t>God</w:t>
      </w:r>
      <w:r>
        <w:t xml:space="preserve"> to the Father and </w:t>
      </w:r>
      <w:r>
        <w:rPr>
          <w:i/>
          <w:iCs/>
        </w:rPr>
        <w:t>Lord</w:t>
      </w:r>
      <w:r>
        <w:t xml:space="preserve"> to Jesus, both words out of the same sentence, decades before anyone convened a council to argue about it. </w:t>
      </w:r>
      <w:r w:rsidR="00A95AFE">
        <w:t xml:space="preserve">This </w:t>
      </w:r>
      <w:r>
        <w:t xml:space="preserve">is elegant, </w:t>
      </w:r>
      <w:r w:rsidR="00E32993">
        <w:t>but it</w:t>
      </w:r>
      <w:r>
        <w:t xml:space="preserve"> leaves nothing for the Spirit</w:t>
      </w:r>
      <w:r w:rsidR="00337EDC">
        <w:t xml:space="preserve"> and is why</w:t>
      </w:r>
      <w:r w:rsidR="009F7C65">
        <w:t>,</w:t>
      </w:r>
      <w:r>
        <w:t xml:space="preserve"> when </w:t>
      </w:r>
      <w:r w:rsidR="009F7C65">
        <w:t>the Creed gets there</w:t>
      </w:r>
      <w:r>
        <w:t xml:space="preserve">, </w:t>
      </w:r>
      <w:r w:rsidR="000C4789">
        <w:t xml:space="preserve">it </w:t>
      </w:r>
      <w:r>
        <w:t>cannot call him God</w:t>
      </w:r>
      <w:r w:rsidR="00877362">
        <w:t xml:space="preserve"> and repeats Lord</w:t>
      </w:r>
      <w:r>
        <w:t xml:space="preserve">, </w:t>
      </w:r>
      <w:r w:rsidR="00430427">
        <w:t>a fact</w:t>
      </w:r>
      <w:r w:rsidR="00092614">
        <w:t xml:space="preserve"> </w:t>
      </w:r>
      <w:r w:rsidR="00430427">
        <w:t>that has</w:t>
      </w:r>
      <w:r>
        <w:t xml:space="preserve"> bothered me </w:t>
      </w:r>
      <w:r w:rsidR="00092614">
        <w:t>since</w:t>
      </w:r>
      <w:r>
        <w:t xml:space="preserve"> I was a boy.</w:t>
      </w:r>
      <w:r w:rsidR="00092614">
        <w:rPr>
          <w:rStyle w:val="FootnoteReference"/>
        </w:rPr>
        <w:footnoteReference w:id="4"/>
      </w:r>
    </w:p>
    <w:p w14:paraId="3F8B3F1E" w14:textId="794F82C0" w:rsidR="00144822" w:rsidRDefault="007C7B86">
      <w:pPr>
        <w:spacing w:after="160"/>
      </w:pPr>
      <w:r>
        <w:t xml:space="preserve">A Christian reader should be aware of what </w:t>
      </w:r>
      <w:r w:rsidR="00077212">
        <w:t>is being compared</w:t>
      </w:r>
      <w:r>
        <w:t xml:space="preserve">. The Creed is what Christians </w:t>
      </w:r>
      <w:r>
        <w:rPr>
          <w:i/>
          <w:iCs/>
        </w:rPr>
        <w:t>believe</w:t>
      </w:r>
      <w:r>
        <w:t xml:space="preserve">. The Shema is closer to what Judaism </w:t>
      </w:r>
      <w:r>
        <w:rPr>
          <w:i/>
          <w:iCs/>
        </w:rPr>
        <w:t>is</w:t>
      </w:r>
      <w:r>
        <w:t xml:space="preserve"> — and that is so difficult to say in a figure that the text refuses the figure itself. </w:t>
      </w:r>
      <w:r>
        <w:rPr>
          <w:i/>
          <w:iCs/>
        </w:rPr>
        <w:t>These words shall be upon thine heart</w:t>
      </w:r>
      <w:r>
        <w:t xml:space="preserve">, it says, which is how any language </w:t>
      </w:r>
      <w:r w:rsidR="009130BD">
        <w:t xml:space="preserve">might </w:t>
      </w:r>
      <w:r>
        <w:t>put it, and then it will not leave it there</w:t>
      </w:r>
      <w:r w:rsidR="004F1DB5">
        <w:t>; it</w:t>
      </w:r>
      <w:r w:rsidR="00F31E6D">
        <w:t xml:space="preserve"> </w:t>
      </w:r>
      <w:r w:rsidR="004F1DB5">
        <w:t>continues</w:t>
      </w:r>
      <w:r w:rsidR="006E1D90">
        <w:t>,</w:t>
      </w:r>
      <w:r w:rsidR="00F31E6D">
        <w:t xml:space="preserve"> </w:t>
      </w:r>
      <w:r w:rsidR="00F31E6D" w:rsidRPr="004F1DB5">
        <w:rPr>
          <w:i/>
          <w:iCs/>
        </w:rPr>
        <w:t>bi</w:t>
      </w:r>
      <w:r w:rsidRPr="004F1DB5">
        <w:rPr>
          <w:i/>
          <w:iCs/>
        </w:rPr>
        <w:t xml:space="preserve">nd them on your hand, set them between your eyes, write them on the doorposts of your house. Say them when you lie down and when you </w:t>
      </w:r>
      <w:proofErr w:type="gramStart"/>
      <w:r w:rsidRPr="004F1DB5">
        <w:rPr>
          <w:i/>
          <w:iCs/>
        </w:rPr>
        <w:t>rise up</w:t>
      </w:r>
      <w:proofErr w:type="gramEnd"/>
      <w:r w:rsidRPr="004F1DB5">
        <w:rPr>
          <w:i/>
          <w:iCs/>
        </w:rPr>
        <w:t>.</w:t>
      </w:r>
      <w:r>
        <w:t xml:space="preserve"> The binding is literal </w:t>
      </w:r>
      <w:r w:rsidR="006E1D90">
        <w:t xml:space="preserve">and the tradition takes it as such </w:t>
      </w:r>
      <w:r>
        <w:t>because nothing less literal was thought sufficient.</w:t>
      </w:r>
      <w:r>
        <w:rPr>
          <w:rStyle w:val="FootnoteReference"/>
        </w:rPr>
        <w:footnoteReference w:id="5"/>
      </w:r>
      <w:r w:rsidR="008666EA">
        <w:t xml:space="preserve"> Children learn it first and the dying say it last.</w:t>
      </w:r>
    </w:p>
    <w:p w14:paraId="5C013E5C" w14:textId="004DD038" w:rsidR="00144822" w:rsidRDefault="007C7B86">
      <w:pPr>
        <w:spacing w:after="160"/>
      </w:pPr>
      <w:r>
        <w:t xml:space="preserve">That is not what I am doing when I say the Creed, and </w:t>
      </w:r>
      <w:r w:rsidR="00CA62B3">
        <w:t>I want to be</w:t>
      </w:r>
      <w:r>
        <w:t xml:space="preserve"> honest about the difference. I am not crowning anyone twice a day. I am saying words in a room with other people, and this document is an account of what I mean by them.</w:t>
      </w:r>
    </w:p>
    <w:p w14:paraId="528A7771" w14:textId="68508357" w:rsidR="00144822" w:rsidRDefault="007C7B86">
      <w:pPr>
        <w:spacing w:after="160"/>
      </w:pPr>
      <w:r>
        <w:t xml:space="preserve">But there </w:t>
      </w:r>
      <w:r w:rsidR="00DA0CB5">
        <w:t>are two</w:t>
      </w:r>
      <w:r>
        <w:t xml:space="preserve"> thing</w:t>
      </w:r>
      <w:r w:rsidR="00DA0CB5">
        <w:t>s</w:t>
      </w:r>
      <w:r>
        <w:t xml:space="preserve"> I want to take from the comparison. </w:t>
      </w:r>
      <w:r w:rsidR="00C0678D">
        <w:t>First, s</w:t>
      </w:r>
      <w:r>
        <w:t xml:space="preserve">aying it is </w:t>
      </w:r>
      <w:proofErr w:type="spellStart"/>
      <w:r>
        <w:rPr>
          <w:i/>
          <w:iCs/>
        </w:rPr>
        <w:t>kabbalat</w:t>
      </w:r>
      <w:proofErr w:type="spellEnd"/>
      <w:r>
        <w:rPr>
          <w:i/>
          <w:iCs/>
        </w:rPr>
        <w:t xml:space="preserve"> </w:t>
      </w:r>
      <w:proofErr w:type="spellStart"/>
      <w:r>
        <w:rPr>
          <w:i/>
          <w:iCs/>
        </w:rPr>
        <w:t>ol</w:t>
      </w:r>
      <w:proofErr w:type="spellEnd"/>
      <w:r>
        <w:rPr>
          <w:i/>
          <w:iCs/>
        </w:rPr>
        <w:t xml:space="preserve"> </w:t>
      </w:r>
      <w:proofErr w:type="spellStart"/>
      <w:r>
        <w:rPr>
          <w:i/>
          <w:iCs/>
        </w:rPr>
        <w:t>malchut</w:t>
      </w:r>
      <w:proofErr w:type="spellEnd"/>
      <w:r>
        <w:rPr>
          <w:i/>
          <w:iCs/>
        </w:rPr>
        <w:t xml:space="preserve"> </w:t>
      </w:r>
      <w:proofErr w:type="spellStart"/>
      <w:r>
        <w:rPr>
          <w:i/>
          <w:iCs/>
        </w:rPr>
        <w:t>shamayim</w:t>
      </w:r>
      <w:proofErr w:type="spellEnd"/>
      <w:r>
        <w:t xml:space="preserve">, the acceptance of the yoke of the kingdom of heaven — closer to a coronation than to a signature on a document. And its meaning has been turned over continuously for two thousand years without anyone imagining that reciting it commits the reciter to a single philosophical account of </w:t>
      </w:r>
      <w:proofErr w:type="spellStart"/>
      <w:r>
        <w:rPr>
          <w:i/>
          <w:iCs/>
        </w:rPr>
        <w:t>echad</w:t>
      </w:r>
      <w:proofErr w:type="spellEnd"/>
      <w:r>
        <w:t>. Rashi and Ibn Ezra do not agree about what the word claims.</w:t>
      </w:r>
      <w:r w:rsidR="00034414">
        <w:rPr>
          <w:rStyle w:val="FootnoteReference"/>
        </w:rPr>
        <w:footnoteReference w:id="6"/>
      </w:r>
      <w:r>
        <w:t xml:space="preserve"> Nobody thinks this disqualifies either of them from saying it. The saying is the act; the meaning is the work of a life. </w:t>
      </w:r>
      <w:r w:rsidR="00E3616B">
        <w:t>T</w:t>
      </w:r>
      <w:r w:rsidR="00041A0B">
        <w:t>he other thing</w:t>
      </w:r>
      <w:r w:rsidR="00E4684B">
        <w:t xml:space="preserve"> is</w:t>
      </w:r>
      <w:r w:rsidR="005A2AD5">
        <w:t xml:space="preserve"> </w:t>
      </w:r>
      <w:r>
        <w:t xml:space="preserve">a detail in the scroll I cannot leave out. </w:t>
      </w:r>
      <w:r w:rsidR="00C46BE4">
        <w:lastRenderedPageBreak/>
        <w:t>T</w:t>
      </w:r>
      <w:r>
        <w:t>he</w:t>
      </w:r>
      <w:r w:rsidR="004A6A67">
        <w:t xml:space="preserve"> letter</w:t>
      </w:r>
      <w:r>
        <w:t xml:space="preserve"> </w:t>
      </w:r>
      <w:r>
        <w:rPr>
          <w:i/>
          <w:iCs/>
        </w:rPr>
        <w:t>ayin</w:t>
      </w:r>
      <w:r>
        <w:t xml:space="preserve"> of </w:t>
      </w:r>
      <w:proofErr w:type="spellStart"/>
      <w:r>
        <w:rPr>
          <w:i/>
          <w:iCs/>
        </w:rPr>
        <w:t>shema</w:t>
      </w:r>
      <w:proofErr w:type="spellEnd"/>
      <w:r>
        <w:t xml:space="preserve"> and the </w:t>
      </w:r>
      <w:r w:rsidR="00105F72">
        <w:t xml:space="preserve">letter </w:t>
      </w:r>
      <w:proofErr w:type="spellStart"/>
      <w:r>
        <w:rPr>
          <w:i/>
          <w:iCs/>
        </w:rPr>
        <w:t>dalet</w:t>
      </w:r>
      <w:proofErr w:type="spellEnd"/>
      <w:r>
        <w:t xml:space="preserve"> of </w:t>
      </w:r>
      <w:proofErr w:type="spellStart"/>
      <w:r>
        <w:rPr>
          <w:i/>
          <w:iCs/>
        </w:rPr>
        <w:t>echad</w:t>
      </w:r>
      <w:proofErr w:type="spellEnd"/>
      <w:r>
        <w:t xml:space="preserve"> are written large, and together they spell </w:t>
      </w:r>
      <w:r>
        <w:rPr>
          <w:i/>
          <w:iCs/>
        </w:rPr>
        <w:t>ed</w:t>
      </w:r>
      <w:r>
        <w:t xml:space="preserve"> — witness</w:t>
      </w:r>
      <w:r w:rsidR="00162DB3">
        <w:t>.</w:t>
      </w:r>
      <w:r w:rsidR="00162DB3">
        <w:rPr>
          <w:rStyle w:val="FootnoteReference"/>
        </w:rPr>
        <w:footnoteReference w:id="7"/>
      </w:r>
      <w:r w:rsidR="00162DB3">
        <w:t xml:space="preserve"> </w:t>
      </w:r>
    </w:p>
    <w:p w14:paraId="25150564" w14:textId="6FDF0883" w:rsidR="00144822" w:rsidRDefault="00A93EA7">
      <w:pPr>
        <w:spacing w:after="160"/>
      </w:pPr>
      <w:r>
        <w:t>Finally, nothing in this account can be run forward.</w:t>
      </w:r>
      <w:r w:rsidR="001D48E4">
        <w:t xml:space="preserve"> From my perspective, e</w:t>
      </w:r>
      <w:r>
        <w:t xml:space="preserve">very disclosure I describe becomes legible only afterward. The third day is read back into Hosea; the cross is read back from the resurrection; the criterion I </w:t>
      </w:r>
      <w:proofErr w:type="gramStart"/>
      <w:r>
        <w:t>use</w:t>
      </w:r>
      <w:proofErr w:type="gramEnd"/>
      <w:r>
        <w:t xml:space="preserve"> to say what is unique about Christ is settled by something that happened </w:t>
      </w:r>
      <w:r w:rsidRPr="00F15DE5">
        <w:rPr>
          <w:i/>
          <w:iCs/>
        </w:rPr>
        <w:t>after</w:t>
      </w:r>
      <w:r>
        <w:t xml:space="preserve"> the criterion was applied.</w:t>
      </w:r>
      <w:r w:rsidR="00A726B8">
        <w:t xml:space="preserve"> This backwardness</w:t>
      </w:r>
      <w:r w:rsidR="007C6375">
        <w:t>, or any sequence really</w:t>
      </w:r>
      <w:r w:rsidR="00D65106">
        <w:t xml:space="preserve">, </w:t>
      </w:r>
      <w:r w:rsidR="00A726B8">
        <w:t>is</w:t>
      </w:r>
      <w:r>
        <w:t xml:space="preserve"> </w:t>
      </w:r>
      <w:proofErr w:type="gramStart"/>
      <w:r w:rsidR="00524E7A">
        <w:t>perspectiva</w:t>
      </w:r>
      <w:r w:rsidR="00715893">
        <w:t>l</w:t>
      </w:r>
      <w:proofErr w:type="gramEnd"/>
      <w:r w:rsidR="00715893">
        <w:t>; the actual motion</w:t>
      </w:r>
      <w:r w:rsidR="000510D8">
        <w:t xml:space="preserve"> is </w:t>
      </w:r>
      <w:proofErr w:type="spellStart"/>
      <w:r w:rsidR="00F81251">
        <w:rPr>
          <w:i/>
          <w:iCs/>
        </w:rPr>
        <w:t>spanda</w:t>
      </w:r>
      <w:proofErr w:type="spellEnd"/>
      <w:r w:rsidR="003106AE">
        <w:rPr>
          <w:i/>
          <w:iCs/>
        </w:rPr>
        <w:t>,</w:t>
      </w:r>
      <w:r w:rsidR="00871961">
        <w:t xml:space="preserve"> </w:t>
      </w:r>
      <w:r w:rsidR="00A93CE0">
        <w:t>the Sanskrit word for pulse or throb</w:t>
      </w:r>
      <w:r w:rsidR="00682171">
        <w:t xml:space="preserve">. </w:t>
      </w:r>
      <w:r w:rsidR="000E56EE">
        <w:t>The revealing and concealing are one</w:t>
      </w:r>
      <w:r w:rsidR="000234AD">
        <w:t xml:space="preserve"> simultaneous</w:t>
      </w:r>
      <w:r w:rsidR="00BA131B">
        <w:t xml:space="preserve"> </w:t>
      </w:r>
      <w:r w:rsidR="00C74007">
        <w:t>act</w:t>
      </w:r>
      <w:r w:rsidR="000234AD">
        <w:t xml:space="preserve">. </w:t>
      </w:r>
      <w:r w:rsidR="00264B44">
        <w:t>The fact that I meet the pulse “from somewhere”</w:t>
      </w:r>
      <w:r w:rsidR="00A741DE">
        <w:t xml:space="preserve"> </w:t>
      </w:r>
      <w:r>
        <w:t>is not a defect in</w:t>
      </w:r>
      <w:r w:rsidR="00A741DE">
        <w:t xml:space="preserve"> </w:t>
      </w:r>
      <w:r w:rsidR="002506C0">
        <w:t>the system</w:t>
      </w:r>
      <w:r w:rsidR="002F1F2D">
        <w:t xml:space="preserve">, but rather what </w:t>
      </w:r>
      <w:r w:rsidR="00B53F5B">
        <w:t>R</w:t>
      </w:r>
      <w:r w:rsidR="002F1F2D">
        <w:t xml:space="preserve">ecognition </w:t>
      </w:r>
      <w:r w:rsidR="00B53F5B">
        <w:t>i</w:t>
      </w:r>
      <w:r w:rsidR="002F1F2D">
        <w:t>s.</w:t>
      </w:r>
      <w:r>
        <w:t xml:space="preserve"> </w:t>
      </w:r>
      <w:r w:rsidR="008E1C76">
        <w:t>Y</w:t>
      </w:r>
      <w:r>
        <w:t xml:space="preserve">ou cannot see what you are looking at until you have seen it, and then you cannot </w:t>
      </w:r>
      <w:proofErr w:type="gramStart"/>
      <w:r>
        <w:t>unsee</w:t>
      </w:r>
      <w:proofErr w:type="gramEnd"/>
      <w:r>
        <w:t xml:space="preserve"> that it was </w:t>
      </w:r>
      <w:r w:rsidR="00423CDD">
        <w:t xml:space="preserve">always </w:t>
      </w:r>
      <w:r>
        <w:t>there</w:t>
      </w:r>
      <w:r w:rsidR="00423CDD">
        <w:t>.</w:t>
      </w:r>
    </w:p>
    <w:p w14:paraId="5D812E48" w14:textId="77777777" w:rsidR="00A65B37" w:rsidRDefault="00A65B37">
      <w:pPr>
        <w:spacing w:after="160"/>
      </w:pPr>
    </w:p>
    <w:p w14:paraId="1152B252" w14:textId="77777777" w:rsidR="00A65B37" w:rsidRDefault="00A65B37">
      <w:pPr>
        <w:spacing w:after="160"/>
      </w:pPr>
    </w:p>
    <w:p w14:paraId="327C90EA" w14:textId="77777777" w:rsidR="00144822" w:rsidRDefault="007C7B86">
      <w:pPr>
        <w:pStyle w:val="Heading1"/>
        <w:spacing w:before="400" w:after="200"/>
      </w:pPr>
      <w:r>
        <w:t>I. Of God the Father</w:t>
      </w:r>
    </w:p>
    <w:p w14:paraId="6FD034B3" w14:textId="77777777" w:rsidR="00144822" w:rsidRDefault="007C7B86">
      <w:pPr>
        <w:pBdr>
          <w:left w:val="single" w:sz="6" w:space="12" w:color="888888"/>
        </w:pBdr>
        <w:spacing w:before="120" w:after="240"/>
        <w:ind w:left="360" w:right="360"/>
      </w:pPr>
      <w:r>
        <w:rPr>
          <w:i/>
          <w:iCs/>
          <w:sz w:val="24"/>
          <w:szCs w:val="24"/>
        </w:rPr>
        <w:t>We believe in one God, the Father, the Almighty, maker of heaven and earth, of all that is, seen and unseen.</w:t>
      </w:r>
    </w:p>
    <w:p w14:paraId="2E1E0B38" w14:textId="09E2B6A4" w:rsidR="00144822" w:rsidRDefault="007C7B86">
      <w:pPr>
        <w:spacing w:after="160"/>
      </w:pPr>
      <w:r>
        <w:t>"One"</w:t>
      </w:r>
      <w:r w:rsidR="00D753AB">
        <w:rPr>
          <w:rStyle w:val="FootnoteReference"/>
        </w:rPr>
        <w:footnoteReference w:id="8"/>
      </w:r>
      <w:r>
        <w:t xml:space="preserve"> is not the exclusion of rival deities but of rival existents; as it is written, look unto me and be ye saved, all the ends of the earth, for I am God and there is none else.</w:t>
      </w:r>
      <w:r w:rsidR="00674258">
        <w:t xml:space="preserve"> </w:t>
      </w:r>
      <w:r>
        <w:t xml:space="preserve">"None else" is </w:t>
      </w:r>
      <w:proofErr w:type="spellStart"/>
      <w:r>
        <w:rPr>
          <w:i/>
          <w:iCs/>
        </w:rPr>
        <w:t>ein</w:t>
      </w:r>
      <w:proofErr w:type="spellEnd"/>
      <w:r>
        <w:rPr>
          <w:i/>
          <w:iCs/>
        </w:rPr>
        <w:t xml:space="preserve"> od</w:t>
      </w:r>
      <w:r>
        <w:t xml:space="preserve"> in the Hebrew, an ambiguity the text leaves open — no other god, or nothing further at all — and I read it the second way. There is no second thing, including </w:t>
      </w:r>
      <w:proofErr w:type="gramStart"/>
      <w:r>
        <w:t xml:space="preserve">the </w:t>
      </w:r>
      <w:r>
        <w:rPr>
          <w:i/>
          <w:iCs/>
        </w:rPr>
        <w:t>we</w:t>
      </w:r>
      <w:proofErr w:type="gramEnd"/>
      <w:r>
        <w:t xml:space="preserve"> or the </w:t>
      </w:r>
      <w:r>
        <w:rPr>
          <w:i/>
          <w:iCs/>
        </w:rPr>
        <w:t>I</w:t>
      </w:r>
      <w:r>
        <w:t xml:space="preserve"> that is saying the Creed. Deuteronomy puts it more plainly still: </w:t>
      </w:r>
      <w:proofErr w:type="spellStart"/>
      <w:r>
        <w:rPr>
          <w:i/>
          <w:iCs/>
        </w:rPr>
        <w:t>ein</w:t>
      </w:r>
      <w:proofErr w:type="spellEnd"/>
      <w:r>
        <w:rPr>
          <w:i/>
          <w:iCs/>
        </w:rPr>
        <w:t xml:space="preserve"> od </w:t>
      </w:r>
      <w:proofErr w:type="spellStart"/>
      <w:r>
        <w:rPr>
          <w:i/>
          <w:iCs/>
        </w:rPr>
        <w:t>milvado</w:t>
      </w:r>
      <w:proofErr w:type="spellEnd"/>
      <w:r>
        <w:t>, there is none besides him.</w:t>
      </w:r>
      <w:r>
        <w:rPr>
          <w:rStyle w:val="FootnoteReference"/>
        </w:rPr>
        <w:footnoteReference w:id="9"/>
      </w:r>
    </w:p>
    <w:p w14:paraId="51A13936" w14:textId="03A1AE67" w:rsidR="00144822" w:rsidRDefault="007C7B86">
      <w:pPr>
        <w:spacing w:after="160"/>
      </w:pPr>
      <w:r>
        <w:t xml:space="preserve">The Kabbalists give the reason, and they give it a name. God is </w:t>
      </w:r>
      <w:r>
        <w:rPr>
          <w:i/>
          <w:iCs/>
        </w:rPr>
        <w:t>Ein Sof</w:t>
      </w:r>
      <w:r>
        <w:t>, without end — not the largest</w:t>
      </w:r>
      <w:r w:rsidR="00403434">
        <w:t>, greatest</w:t>
      </w:r>
      <w:r w:rsidR="000F278C">
        <w:t>, best</w:t>
      </w:r>
      <w:r>
        <w:t xml:space="preserve"> thing</w:t>
      </w:r>
      <w:r w:rsidR="000F278C">
        <w:t xml:space="preserve">; </w:t>
      </w:r>
      <w:r>
        <w:t>not a thing at all</w:t>
      </w:r>
      <w:r w:rsidR="000F278C">
        <w:t>.</w:t>
      </w:r>
      <w:r w:rsidR="00702286">
        <w:t xml:space="preserve"> A</w:t>
      </w:r>
      <w:r>
        <w:t xml:space="preserve"> limit would require an outside for the limit to face, and there is </w:t>
      </w:r>
      <w:proofErr w:type="gramStart"/>
      <w:r>
        <w:t>no</w:t>
      </w:r>
      <w:proofErr w:type="gramEnd"/>
      <w:r>
        <w:t xml:space="preserve"> outside. Nothing else exists because there is nowhere else to be.</w:t>
      </w:r>
    </w:p>
    <w:p w14:paraId="311CAC9A" w14:textId="67277FCE" w:rsidR="00144822" w:rsidRDefault="007C7B86">
      <w:pPr>
        <w:spacing w:after="160"/>
      </w:pPr>
      <w:r>
        <w:t xml:space="preserve">In God's self-reference, </w:t>
      </w:r>
      <w:r>
        <w:rPr>
          <w:i/>
          <w:iCs/>
        </w:rPr>
        <w:t>I AM</w:t>
      </w:r>
      <w:r>
        <w:t>,</w:t>
      </w:r>
      <w:r w:rsidR="00252B2F">
        <w:rPr>
          <w:rStyle w:val="FootnoteReference"/>
        </w:rPr>
        <w:footnoteReference w:id="10"/>
      </w:r>
      <w:r>
        <w:t xml:space="preserve"> the One is the "I" and the Father is the "AM": that anything is at all. He is </w:t>
      </w:r>
      <w:proofErr w:type="spellStart"/>
      <w:r>
        <w:rPr>
          <w:i/>
          <w:iCs/>
        </w:rPr>
        <w:t>prakāśa</w:t>
      </w:r>
      <w:proofErr w:type="spellEnd"/>
      <w:r>
        <w:t xml:space="preserve">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w:t>
      </w:r>
      <w:r>
        <w:rPr>
          <w:i/>
          <w:iCs/>
        </w:rPr>
        <w:t>Light from Light</w:t>
      </w:r>
      <w:r>
        <w:t>, and the Spirit has spoken through the prophets.</w:t>
      </w:r>
    </w:p>
    <w:p w14:paraId="34165D92" w14:textId="44C1176E" w:rsidR="00144822" w:rsidRDefault="007C7B86">
      <w:pPr>
        <w:spacing w:after="160"/>
      </w:pPr>
      <w:r>
        <w:lastRenderedPageBreak/>
        <w:t xml:space="preserve">Here we should slow down, because one light behaving in two ways is very close to a heresy called modalism: the belief that the Trinity is modes adopted and set aside by </w:t>
      </w:r>
      <w:r w:rsidR="002306B1">
        <w:t>God</w:t>
      </w:r>
      <w:r>
        <w:t xml:space="preserve"> </w:t>
      </w:r>
      <w:r w:rsidR="002306B1">
        <w:t>for</w:t>
      </w:r>
      <w:r>
        <w:t xml:space="preserve"> occasion</w:t>
      </w:r>
      <w:r w:rsidR="002306B1">
        <w:t>s</w:t>
      </w:r>
      <w:r>
        <w:t xml:space="preserve">. Two things keep my account from being that. Light does not reflect and then refract; it does both always and simultaneously (or at the speed of light). And the </w:t>
      </w:r>
      <w:proofErr w:type="gramStart"/>
      <w:r>
        <w:t>Son</w:t>
      </w:r>
      <w:proofErr w:type="gramEnd"/>
      <w:r>
        <w:t xml:space="preserve"> is not an adverb. He is the one who says </w:t>
      </w:r>
      <w:r>
        <w:rPr>
          <w:i/>
          <w:iCs/>
        </w:rPr>
        <w:t>I</w:t>
      </w:r>
      <w:r>
        <w:t xml:space="preserve"> without borrowing it, as we will see below.</w:t>
      </w:r>
    </w:p>
    <w:p w14:paraId="59108AC5" w14:textId="75CB9B57" w:rsidR="00144822" w:rsidRDefault="007C7B86">
      <w:pPr>
        <w:spacing w:after="160"/>
      </w:pPr>
      <w:r>
        <w:t xml:space="preserve">We should also say plainly </w:t>
      </w:r>
      <w:r w:rsidR="00FA6AE6">
        <w:t>the implication</w:t>
      </w:r>
      <w:r w:rsidR="00E15CB6">
        <w:t xml:space="preserve"> of </w:t>
      </w:r>
      <w:r>
        <w:t xml:space="preserve">what </w:t>
      </w:r>
      <w:r w:rsidR="00E15CB6">
        <w:t>I have said</w:t>
      </w:r>
      <w:r>
        <w:t xml:space="preserve"> already</w:t>
      </w:r>
      <w:r w:rsidR="00E15CB6">
        <w:t>.</w:t>
      </w:r>
      <w:r>
        <w:t xml:space="preserve"> If there is no second thing, then what I have described is a </w:t>
      </w:r>
      <w:r w:rsidR="00D3444D">
        <w:t>type of</w:t>
      </w:r>
      <w:r>
        <w:t xml:space="preserve"> monism, and I do not dispute that. What it is not is pantheism, and the difference is </w:t>
      </w:r>
      <w:proofErr w:type="gramStart"/>
      <w:r>
        <w:t>not a technicality</w:t>
      </w:r>
      <w:proofErr w:type="gramEnd"/>
      <w:r>
        <w:t>. Spinoza's God does not choose and could not have done otherwise.</w:t>
      </w:r>
      <w:r>
        <w:rPr>
          <w:rStyle w:val="FootnoteReference"/>
        </w:rPr>
        <w:footnoteReference w:id="11"/>
      </w:r>
    </w:p>
    <w:p w14:paraId="6AA89483" w14:textId="77777777" w:rsidR="00144822" w:rsidRDefault="007C7B86">
      <w:pPr>
        <w:spacing w:after="160"/>
      </w:pPr>
      <w:r>
        <w:t>Nothing here works that way. And "Almighty," read as all-holding, already requires that the held be genuinely other than the holding, without requiring it to be a second existent — you can hold your own hand, and the distinction is real.</w:t>
      </w:r>
    </w:p>
    <w:p w14:paraId="60564379" w14:textId="77777777" w:rsidR="00144822" w:rsidRDefault="007C7B86">
      <w:pPr>
        <w:spacing w:after="160"/>
      </w:pPr>
      <w:r>
        <w:t xml:space="preserve">The Greek fathers give the vocabulary for the rest. They distinguish </w:t>
      </w:r>
      <w:proofErr w:type="spellStart"/>
      <w:r>
        <w:rPr>
          <w:i/>
          <w:iCs/>
        </w:rPr>
        <w:t>theologia</w:t>
      </w:r>
      <w:proofErr w:type="spellEnd"/>
      <w:r>
        <w:t xml:space="preserve">, God as God is in himself, from </w:t>
      </w:r>
      <w:proofErr w:type="spellStart"/>
      <w:r>
        <w:rPr>
          <w:i/>
          <w:iCs/>
        </w:rPr>
        <w:t>oikonomia</w:t>
      </w:r>
      <w:proofErr w:type="spellEnd"/>
      <w:r>
        <w:t xml:space="preserve">, God as God is toward us, and the Creed performs that distinction in its own word order. </w:t>
      </w:r>
      <w:r>
        <w:rPr>
          <w:i/>
          <w:iCs/>
        </w:rPr>
        <w:t>We believe in one God, the Father</w:t>
      </w:r>
      <w:r>
        <w:t xml:space="preserve"> is theology. Everything after it is economy. Almighty requires something to hold; Maker requires something made; Seen and Unseen requires something categorized. Those words would be empty if nothing had been fashioned.</w:t>
      </w:r>
      <w:r>
        <w:rPr>
          <w:rStyle w:val="FootnoteReference"/>
        </w:rPr>
        <w:footnoteReference w:id="12"/>
      </w:r>
    </w:p>
    <w:p w14:paraId="686769A6" w14:textId="77777777" w:rsidR="00144822" w:rsidRDefault="007C7B86">
      <w:pPr>
        <w:spacing w:after="160"/>
      </w:pPr>
      <w:r>
        <w:t xml:space="preserve">Which does not mean what they refer to is lesser, on the contrary, it makes them </w:t>
      </w:r>
      <w:proofErr w:type="spellStart"/>
      <w:r>
        <w:rPr>
          <w:i/>
          <w:iCs/>
        </w:rPr>
        <w:t>svātantrya</w:t>
      </w:r>
      <w:proofErr w:type="spellEnd"/>
      <w:r>
        <w:t xml:space="preserve"> — the Sanskrit for absolute freedom, the capacity to be otherwise without being diminished. It is the first thing the Creed says about God after saying that God is. This is also why I worship God, and why I think worship is not superfluous even for people who have the metaphysics and-or morals right without it.</w:t>
      </w:r>
    </w:p>
    <w:p w14:paraId="624CE656" w14:textId="77777777" w:rsidR="00144822" w:rsidRDefault="007C7B86">
      <w:pPr>
        <w:spacing w:after="160"/>
      </w:pPr>
      <w:r>
        <w:t xml:space="preserve">"Almighty" is the word most likely to be misheard. The Greek is </w:t>
      </w:r>
      <w:proofErr w:type="spellStart"/>
      <w:r>
        <w:rPr>
          <w:i/>
          <w:iCs/>
        </w:rPr>
        <w:t>pantokratōr</w:t>
      </w:r>
      <w:proofErr w:type="spellEnd"/>
      <w:r>
        <w:t xml:space="preserve">, all-holding, as stated above. The Latin </w:t>
      </w:r>
      <w:proofErr w:type="spellStart"/>
      <w:r>
        <w:rPr>
          <w:i/>
          <w:iCs/>
        </w:rPr>
        <w:t>omnipotens</w:t>
      </w:r>
      <w:proofErr w:type="spellEnd"/>
      <w:r>
        <w:t xml:space="preserve"> behind "almighty" is where most modern arguments about omnipotence come from. Once that is seen, the Kabbalistic account of creation, </w:t>
      </w:r>
      <w:proofErr w:type="spellStart"/>
      <w:r>
        <w:rPr>
          <w:i/>
          <w:iCs/>
        </w:rPr>
        <w:t>tzimtzum</w:t>
      </w:r>
      <w:proofErr w:type="spellEnd"/>
      <w:r>
        <w:t xml:space="preserve">, starts being a reading of almightiness and the withdrawal is not a reduction of it. Making room is what an embrace does </w:t>
      </w:r>
      <w:proofErr w:type="gramStart"/>
      <w:r>
        <w:t>in order to</w:t>
      </w:r>
      <w:proofErr w:type="gramEnd"/>
      <w:r>
        <w:t xml:space="preserve"> hold.</w:t>
      </w:r>
      <w:r>
        <w:rPr>
          <w:rStyle w:val="FootnoteReference"/>
        </w:rPr>
        <w:footnoteReference w:id="13"/>
      </w:r>
    </w:p>
    <w:p w14:paraId="3B2D53B3" w14:textId="77777777" w:rsidR="00144822" w:rsidRDefault="007C7B86">
      <w:pPr>
        <w:spacing w:after="160"/>
      </w:pPr>
      <w:r>
        <w:t>"Of all that is, seen and unseen" is doing more than filling out the list. It says both halves are made, which is the specific denial the clause was written for: no one gets to assign the visible world to a lesser maker and keep the invisible for the real God.</w:t>
      </w:r>
      <w:r>
        <w:rPr>
          <w:rStyle w:val="FootnoteReference"/>
        </w:rPr>
        <w:footnoteReference w:id="14"/>
      </w:r>
    </w:p>
    <w:p w14:paraId="54F0C76D" w14:textId="77777777" w:rsidR="00144822" w:rsidRDefault="007C7B86">
      <w:pPr>
        <w:spacing w:after="160"/>
      </w:pPr>
      <w:r>
        <w:lastRenderedPageBreak/>
        <w:t>Nothing else got in — no lesser craftsman, no flaw with an existence of its own, no obscuring substance requiring explanation. Whatever separates us from God is not a thing.</w:t>
      </w:r>
      <w:r>
        <w:rPr>
          <w:rStyle w:val="FootnoteReference"/>
        </w:rPr>
        <w:footnoteReference w:id="15"/>
      </w:r>
    </w:p>
    <w:p w14:paraId="341F92CA" w14:textId="77777777" w:rsidR="00144822" w:rsidRDefault="007C7B86">
      <w:pPr>
        <w:spacing w:after="160"/>
      </w:pPr>
      <w:r>
        <w:t>And read alongside what precedes it, the phrase says something further. The unseen is not more divine than the seen. There is no ladder of subtlety with matter at the bottom, no hierarchy in which the closer a thing comes to being invisible the closer it comes to God. Both are shining, and the shining is the same.</w:t>
      </w:r>
    </w:p>
    <w:p w14:paraId="3A4F2254" w14:textId="77777777" w:rsidR="00144822" w:rsidRDefault="007C7B86">
      <w:pPr>
        <w:spacing w:after="160"/>
      </w:pPr>
      <w:r>
        <w:t xml:space="preserve">Finitude is not demotion. The crumbs beneath the table are the same bread — participation at a lower place is not participation in something lesser. What makes a bounded life a fallen one is not </w:t>
      </w:r>
      <w:proofErr w:type="gramStart"/>
      <w:r>
        <w:t>the boundedness</w:t>
      </w:r>
      <w:proofErr w:type="gramEnd"/>
      <w:r>
        <w:t xml:space="preserve"> but the forgetting.</w:t>
      </w:r>
      <w:r>
        <w:rPr>
          <w:rStyle w:val="FootnoteReference"/>
        </w:rPr>
        <w:footnoteReference w:id="16"/>
      </w:r>
    </w:p>
    <w:p w14:paraId="08E4CD48" w14:textId="77777777" w:rsidR="00144822" w:rsidRDefault="007C7B86">
      <w:pPr>
        <w:pStyle w:val="Heading1"/>
        <w:spacing w:before="400" w:after="200"/>
      </w:pPr>
      <w:r>
        <w:t>II. Of the Son: Lord and Only</w:t>
      </w:r>
    </w:p>
    <w:p w14:paraId="4CA3F1B0" w14:textId="77777777" w:rsidR="00144822" w:rsidRDefault="007C7B86">
      <w:pPr>
        <w:pBdr>
          <w:left w:val="single" w:sz="6" w:space="12" w:color="888888"/>
        </w:pBdr>
        <w:spacing w:before="120" w:after="240"/>
        <w:ind w:left="360" w:right="360"/>
      </w:pPr>
      <w:r>
        <w:rPr>
          <w:i/>
          <w:iCs/>
          <w:sz w:val="24"/>
          <w:szCs w:val="24"/>
        </w:rPr>
        <w:t>We believe in one Lord, Jesus Christ, the only Son of God.</w:t>
      </w:r>
    </w:p>
    <w:p w14:paraId="487BBF0F" w14:textId="77777777" w:rsidR="00144822" w:rsidRDefault="007C7B86">
      <w:pPr>
        <w:spacing w:after="160"/>
      </w:pPr>
      <w:r>
        <w:t>"Lord" is not a rank. It is the Name.</w:t>
      </w:r>
      <w:r>
        <w:rPr>
          <w:rStyle w:val="FootnoteReference"/>
        </w:rPr>
        <w:footnoteReference w:id="17"/>
      </w:r>
    </w:p>
    <w:p w14:paraId="4E5D7F49" w14:textId="77777777" w:rsidR="00144822" w:rsidRDefault="007C7B86">
      <w:pPr>
        <w:spacing w:after="160"/>
      </w:pPr>
      <w:r>
        <w:t xml:space="preserve">The Septuagint puts </w:t>
      </w:r>
      <w:r>
        <w:rPr>
          <w:i/>
          <w:iCs/>
        </w:rPr>
        <w:t>Kyrios</w:t>
      </w:r>
      <w:r>
        <w:t xml:space="preserve"> wherever the Tetragrammaton stands, so this line is not promoting a man to an office. It is saying the Name over him.</w:t>
      </w:r>
    </w:p>
    <w:p w14:paraId="73E8EF61" w14:textId="77777777" w:rsidR="00144822" w:rsidRDefault="007C7B86">
      <w:pPr>
        <w:spacing w:after="160"/>
      </w:pPr>
      <w:r>
        <w:t xml:space="preserve">Which means the Creed has not moved on from the first clause. When Paul wrote to </w:t>
      </w:r>
      <w:proofErr w:type="gramStart"/>
      <w:r>
        <w:t>Corinth</w:t>
      </w:r>
      <w:proofErr w:type="gramEnd"/>
      <w:r>
        <w:t xml:space="preserve"> he gave </w:t>
      </w:r>
      <w:r>
        <w:rPr>
          <w:i/>
          <w:iCs/>
        </w:rPr>
        <w:t>God</w:t>
      </w:r>
      <w:r>
        <w:t xml:space="preserve"> to the Father and </w:t>
      </w:r>
      <w:r>
        <w:rPr>
          <w:i/>
          <w:iCs/>
        </w:rPr>
        <w:t>Lord</w:t>
      </w:r>
      <w:r>
        <w:t xml:space="preserve"> to Jesus, and I used to read that as dividing the Shema.</w:t>
      </w:r>
      <w:r>
        <w:rPr>
          <w:rStyle w:val="FootnoteReference"/>
        </w:rPr>
        <w:footnoteReference w:id="18"/>
      </w:r>
    </w:p>
    <w:p w14:paraId="4A34509A" w14:textId="77777777" w:rsidR="00144822" w:rsidRDefault="007C7B86">
      <w:pPr>
        <w:spacing w:after="160"/>
      </w:pPr>
      <w:r>
        <w:t xml:space="preserve">It is not a division. It is the same </w:t>
      </w:r>
      <w:r>
        <w:rPr>
          <w:i/>
          <w:iCs/>
        </w:rPr>
        <w:t>I</w:t>
      </w:r>
      <w:r>
        <w:t xml:space="preserve"> said twice, in two registers. </w:t>
      </w:r>
      <w:r>
        <w:rPr>
          <w:i/>
          <w:iCs/>
        </w:rPr>
        <w:t>One God</w:t>
      </w:r>
      <w:r>
        <w:t xml:space="preserve"> is that </w:t>
      </w:r>
      <w:r>
        <w:rPr>
          <w:i/>
          <w:iCs/>
        </w:rPr>
        <w:t>I</w:t>
      </w:r>
      <w:r>
        <w:t xml:space="preserve"> said universally — of everything, from nowhere in particular. </w:t>
      </w:r>
      <w:r>
        <w:rPr>
          <w:i/>
          <w:iCs/>
        </w:rPr>
        <w:t>One Lord</w:t>
      </w:r>
      <w:r>
        <w:t xml:space="preserve"> is the same </w:t>
      </w:r>
      <w:r>
        <w:rPr>
          <w:i/>
          <w:iCs/>
        </w:rPr>
        <w:t>I</w:t>
      </w:r>
      <w:r>
        <w:t xml:space="preserve"> said particularly, of a man with a name and a genealogy and a date of death. Nothing has been split. Something has become sayable that was not.</w:t>
      </w:r>
    </w:p>
    <w:p w14:paraId="5405013B" w14:textId="77777777" w:rsidR="00144822" w:rsidRDefault="007C7B86">
      <w:pPr>
        <w:spacing w:after="160"/>
      </w:pPr>
      <w:r>
        <w:lastRenderedPageBreak/>
        <w:t xml:space="preserve">Because everyone is fully God, and that is not what distinguishes him. The prophet Hosea says </w:t>
      </w:r>
      <w:r>
        <w:rPr>
          <w:i/>
          <w:iCs/>
        </w:rPr>
        <w:t>for I am God, and not man</w:t>
      </w:r>
      <w:r>
        <w:t>, and it stands, because in the register he is speaking in it is as true of him as it is of anything.</w:t>
      </w:r>
      <w:r>
        <w:rPr>
          <w:rStyle w:val="FootnoteReference"/>
        </w:rPr>
        <w:footnoteReference w:id="19"/>
      </w:r>
    </w:p>
    <w:p w14:paraId="5F0D13BE" w14:textId="77777777" w:rsidR="00144822" w:rsidRDefault="007C7B86">
      <w:pPr>
        <w:spacing w:after="160"/>
      </w:pPr>
      <w:r>
        <w:t xml:space="preserve">But he cannot say it as Hosea. Hosea qua Hosea is not the speaker, and the text records this rather than hiding it: </w:t>
      </w:r>
      <w:r>
        <w:rPr>
          <w:i/>
          <w:iCs/>
        </w:rPr>
        <w:t>thus says the LORD</w:t>
      </w:r>
      <w:r>
        <w:t xml:space="preserve"> is the attribution, and it is visible on the page. The prophetic formula marks which register </w:t>
      </w:r>
      <w:proofErr w:type="gramStart"/>
      <w:r>
        <w:t>is</w:t>
      </w:r>
      <w:proofErr w:type="gramEnd"/>
      <w:r>
        <w:t xml:space="preserve"> in use.</w:t>
      </w:r>
    </w:p>
    <w:p w14:paraId="13BB3BAA" w14:textId="77777777" w:rsidR="00144822" w:rsidRDefault="007C7B86">
      <w:pPr>
        <w:spacing w:after="160"/>
      </w:pPr>
      <w:r>
        <w:t xml:space="preserve">Balaam, the foreign diviner hired to curse Israel, says, </w:t>
      </w:r>
      <w:r>
        <w:rPr>
          <w:i/>
          <w:iCs/>
        </w:rPr>
        <w:t>God is not a man, that he should lie</w:t>
      </w:r>
      <w:r>
        <w:t>.</w:t>
      </w:r>
      <w:r>
        <w:rPr>
          <w:rStyle w:val="FootnoteReference"/>
        </w:rPr>
        <w:footnoteReference w:id="20"/>
      </w:r>
    </w:p>
    <w:p w14:paraId="10ECA1DB" w14:textId="77777777" w:rsidR="00144822" w:rsidRDefault="007C7B86">
      <w:pPr>
        <w:spacing w:after="160"/>
      </w:pPr>
      <w:r>
        <w:t xml:space="preserve">One speaker is inside the </w:t>
      </w:r>
      <w:proofErr w:type="gramStart"/>
      <w:r>
        <w:t>covenant</w:t>
      </w:r>
      <w:proofErr w:type="gramEnd"/>
      <w:r>
        <w:t xml:space="preserve"> and one is not, and it makes no difference to their register and between them there is no position left to occupy. Speaking the universal </w:t>
      </w:r>
      <w:r>
        <w:rPr>
          <w:i/>
          <w:iCs/>
        </w:rPr>
        <w:t>I</w:t>
      </w:r>
      <w:r>
        <w:t xml:space="preserve"> </w:t>
      </w:r>
      <w:proofErr w:type="gramStart"/>
      <w:r>
        <w:t>requires</w:t>
      </w:r>
      <w:proofErr w:type="gramEnd"/>
      <w:r>
        <w:t xml:space="preserve"> stepping out of yourself, and it requires that of everyone, regardless of standing.</w:t>
      </w:r>
    </w:p>
    <w:p w14:paraId="610A11C5" w14:textId="77777777" w:rsidR="00144822" w:rsidRDefault="007C7B86">
      <w:pPr>
        <w:spacing w:after="160"/>
      </w:pPr>
      <w:r>
        <w:t>Prophecy is built that way. It requires the Spirit to rest on someone, and what rests can depart.</w:t>
      </w:r>
      <w:r>
        <w:rPr>
          <w:rStyle w:val="FootnoteReference"/>
        </w:rPr>
        <w:footnoteReference w:id="21"/>
      </w:r>
    </w:p>
    <w:p w14:paraId="5A5889C8" w14:textId="77777777" w:rsidR="00144822" w:rsidRDefault="007C7B86">
      <w:pPr>
        <w:spacing w:after="160"/>
      </w:pPr>
      <w:r>
        <w:t xml:space="preserve">Two parties and a </w:t>
      </w:r>
      <w:proofErr w:type="gramStart"/>
      <w:r>
        <w:t>join</w:t>
      </w:r>
      <w:proofErr w:type="gramEnd"/>
      <w:r>
        <w:t xml:space="preserve"> between them, and the join is what the attribution names. The Son is not a place the Spirit arrives at, which is why nothing appears in front of his </w:t>
      </w:r>
      <w:r>
        <w:rPr>
          <w:i/>
          <w:iCs/>
        </w:rPr>
        <w:t>I</w:t>
      </w:r>
      <w:r>
        <w:t>.</w:t>
      </w:r>
      <w:r>
        <w:rPr>
          <w:rStyle w:val="FootnoteReference"/>
        </w:rPr>
        <w:footnoteReference w:id="22"/>
      </w:r>
    </w:p>
    <w:p w14:paraId="11AAA7FC" w14:textId="77777777" w:rsidR="00144822" w:rsidRDefault="007C7B86">
      <w:pPr>
        <w:spacing w:after="160"/>
      </w:pPr>
      <w:r>
        <w:rPr>
          <w:i/>
          <w:iCs/>
        </w:rPr>
        <w:t xml:space="preserve">Ego </w:t>
      </w:r>
      <w:proofErr w:type="spellStart"/>
      <w:r>
        <w:rPr>
          <w:i/>
          <w:iCs/>
        </w:rPr>
        <w:t>eimi</w:t>
      </w:r>
      <w:proofErr w:type="spellEnd"/>
      <w:r>
        <w:t>, spoken to a woman at a well at noon and to a crowd in the temple, arrives with no attribution at all.</w:t>
      </w:r>
      <w:r>
        <w:rPr>
          <w:rStyle w:val="FootnoteReference"/>
        </w:rPr>
        <w:footnoteReference w:id="23"/>
      </w:r>
    </w:p>
    <w:p w14:paraId="5AFB185B" w14:textId="77777777" w:rsidR="00144822" w:rsidRDefault="007C7B86">
      <w:pPr>
        <w:spacing w:after="160"/>
      </w:pPr>
      <w:r>
        <w:t>The absence is the criterion, and it is a fact about the text rather than a claim about his inner life.</w:t>
      </w:r>
    </w:p>
    <w:p w14:paraId="6DE24288" w14:textId="77777777" w:rsidR="0082706F" w:rsidRDefault="007C7B86">
      <w:pPr>
        <w:spacing w:after="160"/>
        <w:rPr>
          <w:ins w:id="0" w:author="Claude" w:date="2026-08-15T00:00:00Z"/>
        </w:rPr>
      </w:pPr>
      <w:ins w:id="1" w:author="Claude" w:date="2026-08-15T00:00:00Z">
        <w:r>
          <w:t xml:space="preserve">There is an objection built into the Gospels themselves, and it is better to raise it than to wait for it. He warns that many will come in my name saying </w:t>
        </w:r>
        <w:r>
          <w:rPr>
            <w:i/>
            <w:iCs/>
          </w:rPr>
          <w:t xml:space="preserve">ego </w:t>
        </w:r>
        <w:proofErr w:type="spellStart"/>
        <w:r>
          <w:rPr>
            <w:i/>
            <w:iCs/>
          </w:rPr>
          <w:t>eimi</w:t>
        </w:r>
        <w:proofErr w:type="spellEnd"/>
        <w:r>
          <w:t xml:space="preserve">, and that they will deceive many. </w:t>
        </w:r>
        <w:proofErr w:type="gramStart"/>
        <w:r>
          <w:t>So</w:t>
        </w:r>
        <w:proofErr w:type="gramEnd"/>
        <w:r>
          <w:t xml:space="preserve"> the words can be said by anyone. They are two of the commonest in Greek, and a man can put them in a sentence without any of this being true of him.</w:t>
        </w:r>
      </w:ins>
    </w:p>
    <w:p w14:paraId="1C1F55B1" w14:textId="77777777" w:rsidR="0082706F" w:rsidRDefault="007C7B86">
      <w:pPr>
        <w:spacing w:after="160"/>
        <w:rPr>
          <w:ins w:id="2" w:author="Claude" w:date="2026-08-15T00:00:00Z"/>
        </w:rPr>
      </w:pPr>
      <w:ins w:id="3" w:author="Claude" w:date="2026-08-15T00:00:00Z">
        <w:r>
          <w:t xml:space="preserve">Which is why the criterion is not the phrase. It is the absence in front of it — and the impostors of that warning are precisely people who arrive with an attribution and conceal it. </w:t>
        </w:r>
        <w:r>
          <w:rPr>
            <w:i/>
            <w:iCs/>
          </w:rPr>
          <w:t>In my name</w:t>
        </w:r>
        <w:r>
          <w:t xml:space="preserve"> is a borrowed authority hidden rather than declared: the prophetic formula </w:t>
        </w:r>
        <w:proofErr w:type="gramStart"/>
        <w:r>
          <w:t>run</w:t>
        </w:r>
        <w:proofErr w:type="gramEnd"/>
        <w:r>
          <w:t xml:space="preserve"> backwards, with the source suppressed instead of named. </w:t>
        </w:r>
        <w:proofErr w:type="gramStart"/>
        <w:r>
          <w:rPr>
            <w:i/>
            <w:iCs/>
          </w:rPr>
          <w:t>Thus says</w:t>
        </w:r>
        <w:proofErr w:type="gramEnd"/>
        <w:r>
          <w:rPr>
            <w:i/>
            <w:iCs/>
          </w:rPr>
          <w:t xml:space="preserve"> the LORD</w:t>
        </w:r>
        <w:r>
          <w:t xml:space="preserve"> makes the </w:t>
        </w:r>
        <w:proofErr w:type="gramStart"/>
        <w:r>
          <w:t>join</w:t>
        </w:r>
        <w:proofErr w:type="gramEnd"/>
        <w:r>
          <w:t xml:space="preserve"> visible. Coming in </w:t>
        </w:r>
        <w:r>
          <w:lastRenderedPageBreak/>
          <w:t xml:space="preserve">someone's name and saying </w:t>
        </w:r>
        <w:r>
          <w:rPr>
            <w:i/>
            <w:iCs/>
          </w:rPr>
          <w:t>I am</w:t>
        </w:r>
        <w:r>
          <w:t xml:space="preserve"> </w:t>
        </w:r>
        <w:proofErr w:type="gramStart"/>
        <w:r>
          <w:t>makes</w:t>
        </w:r>
        <w:proofErr w:type="gramEnd"/>
        <w:r>
          <w:t xml:space="preserve"> it invisible, and the deception is the concealment and not the words.</w:t>
        </w:r>
      </w:ins>
    </w:p>
    <w:p w14:paraId="79272B8F" w14:textId="77777777" w:rsidR="0082706F" w:rsidRDefault="007C7B86">
      <w:pPr>
        <w:spacing w:after="160"/>
        <w:rPr>
          <w:ins w:id="4" w:author="Claude" w:date="2026-08-15T00:00:00Z"/>
        </w:rPr>
      </w:pPr>
      <w:proofErr w:type="gramStart"/>
      <w:ins w:id="5" w:author="Claude" w:date="2026-08-15T00:00:00Z">
        <w:r>
          <w:t>So</w:t>
        </w:r>
        <w:proofErr w:type="gramEnd"/>
        <w:r>
          <w:t xml:space="preserve"> the warning confirms the test rather than defeating it. A borrowed I can be spoken. It cannot be spoken without there being something behind it, and the only question is ever whether the text shows it.</w:t>
        </w:r>
      </w:ins>
    </w:p>
    <w:p w14:paraId="6EBEF8FE" w14:textId="77777777" w:rsidR="00144822" w:rsidRDefault="007C7B86">
      <w:pPr>
        <w:spacing w:after="160"/>
      </w:pPr>
      <w:proofErr w:type="gramStart"/>
      <w:r>
        <w:t>So</w:t>
      </w:r>
      <w:proofErr w:type="gramEnd"/>
      <w:r>
        <w:t xml:space="preserve"> what is unique is not access. Everyone has the </w:t>
      </w:r>
      <w:r>
        <w:rPr>
          <w:i/>
          <w:iCs/>
        </w:rPr>
        <w:t>I</w:t>
      </w:r>
      <w:r>
        <w:t xml:space="preserve">; the whole of the first clause says so. What is unique is that he says it without leaving off being himself — the universal spoken from inside a particular life, which is the one thing that </w:t>
      </w:r>
      <w:proofErr w:type="gramStart"/>
      <w:r>
        <w:t>had</w:t>
      </w:r>
      <w:proofErr w:type="gramEnd"/>
      <w:r>
        <w:t xml:space="preserve"> never happened. And this is why the </w:t>
      </w:r>
      <w:r>
        <w:rPr>
          <w:i/>
          <w:iCs/>
        </w:rPr>
        <w:t>fully man</w:t>
      </w:r>
      <w:r>
        <w:t xml:space="preserve"> side is the side that matters. He bears agency and finite selfhood as we do, and we can recognize him because we are the same kind of thing. Not because he opened </w:t>
      </w:r>
      <w:proofErr w:type="gramStart"/>
      <w:r>
        <w:t>a door</w:t>
      </w:r>
      <w:proofErr w:type="gramEnd"/>
      <w:r>
        <w:t>. Because he is standing where we are standing and saying what none of us can say from here.</w:t>
      </w:r>
      <w:r>
        <w:rPr>
          <w:rStyle w:val="FootnoteReference"/>
        </w:rPr>
        <w:footnoteReference w:id="24"/>
      </w:r>
    </w:p>
    <w:p w14:paraId="2F6325C8" w14:textId="77777777" w:rsidR="00144822" w:rsidRDefault="007C7B86">
      <w:pPr>
        <w:spacing w:after="160"/>
      </w:pPr>
      <w:r>
        <w:t xml:space="preserve">That is what </w:t>
      </w:r>
      <w:proofErr w:type="spellStart"/>
      <w:r>
        <w:rPr>
          <w:i/>
          <w:iCs/>
        </w:rPr>
        <w:t>monogenēs</w:t>
      </w:r>
      <w:proofErr w:type="spellEnd"/>
      <w:r>
        <w:t xml:space="preserve"> names.</w:t>
      </w:r>
      <w:r>
        <w:rPr>
          <w:rStyle w:val="FootnoteReference"/>
        </w:rPr>
        <w:footnoteReference w:id="25"/>
      </w:r>
    </w:p>
    <w:p w14:paraId="09AD26BA" w14:textId="77777777" w:rsidR="00144822" w:rsidRDefault="007C7B86">
      <w:pPr>
        <w:spacing w:after="160"/>
      </w:pPr>
      <w:r>
        <w:t>Not the clearest disclosure but the one where disclosure stopped being representation. He is not the only place the divine is. He is the place where it stopped needing anyone to carry it.</w:t>
      </w:r>
    </w:p>
    <w:p w14:paraId="52B36278" w14:textId="77777777" w:rsidR="00144822" w:rsidRDefault="007C7B86">
      <w:pPr>
        <w:pStyle w:val="Heading1"/>
        <w:spacing w:before="400" w:after="200"/>
      </w:pPr>
      <w:r>
        <w:t>III. Of the Son: Begotten</w:t>
      </w:r>
    </w:p>
    <w:p w14:paraId="46D57893" w14:textId="77777777" w:rsidR="00144822" w:rsidRDefault="007C7B86">
      <w:pPr>
        <w:pBdr>
          <w:left w:val="single" w:sz="6" w:space="12" w:color="888888"/>
        </w:pBdr>
        <w:spacing w:before="120" w:after="240"/>
        <w:ind w:left="360" w:right="360"/>
      </w:pPr>
      <w:r>
        <w:rPr>
          <w:i/>
          <w:iCs/>
          <w:sz w:val="24"/>
          <w:szCs w:val="24"/>
        </w:rPr>
        <w:t>Eternally begotten of the Father, God from God, Light from Light, true God from true God, begotten, not made, of one Being with the Father.</w:t>
      </w:r>
    </w:p>
    <w:p w14:paraId="067F7739" w14:textId="77777777" w:rsidR="00144822" w:rsidRDefault="007C7B86">
      <w:pPr>
        <w:spacing w:after="160"/>
      </w:pPr>
      <w:r>
        <w:t xml:space="preserve">The Son is </w:t>
      </w:r>
      <w:proofErr w:type="spellStart"/>
      <w:r>
        <w:rPr>
          <w:i/>
          <w:iCs/>
        </w:rPr>
        <w:t>vimarśa</w:t>
      </w:r>
      <w:proofErr w:type="spellEnd"/>
      <w:r>
        <w:t>: the self-knowing by which the light knows itself as light. Not a second light, and not a product of the first — the knowing that is inseparable from the shining and is not the shining.</w:t>
      </w:r>
      <w:r>
        <w:rPr>
          <w:rStyle w:val="FootnoteReference"/>
        </w:rPr>
        <w:footnoteReference w:id="26"/>
      </w:r>
    </w:p>
    <w:p w14:paraId="630D74AF" w14:textId="77777777" w:rsidR="00144822" w:rsidRDefault="007C7B86">
      <w:pPr>
        <w:spacing w:after="160"/>
      </w:pPr>
      <w:r>
        <w:t xml:space="preserve">Which is what "Light from Light" is saying, and the word for it is reflection, provided the picture is right. What comes to mind is a mirror, and a mirror gives a copy: something that resembles the original, arrives after it, and vanishes when the original leaves the room. That is not it, and </w:t>
      </w:r>
      <w:r>
        <w:rPr>
          <w:i/>
          <w:iCs/>
        </w:rPr>
        <w:t>begotten, not made</w:t>
      </w:r>
      <w:r>
        <w:t xml:space="preserve"> exists to say so. The reflection meant here is the behavior of light itself — not an image of the source but the source becoming an image, no interval, the same light. Hebrews says </w:t>
      </w:r>
      <w:proofErr w:type="spellStart"/>
      <w:r>
        <w:rPr>
          <w:i/>
          <w:iCs/>
        </w:rPr>
        <w:t>apaugasma</w:t>
      </w:r>
      <w:proofErr w:type="spellEnd"/>
      <w:r>
        <w:t>, radiance, and Wisdom before it calls her a reflection of eternal light. You cannot have the sun and wait for the brightness.</w:t>
      </w:r>
      <w:r>
        <w:rPr>
          <w:rStyle w:val="FootnoteReference"/>
        </w:rPr>
        <w:footnoteReference w:id="27"/>
      </w:r>
    </w:p>
    <w:p w14:paraId="16425982" w14:textId="77777777" w:rsidR="00144822" w:rsidRDefault="007C7B86">
      <w:pPr>
        <w:spacing w:after="160"/>
      </w:pPr>
      <w:r>
        <w:lastRenderedPageBreak/>
        <w:t xml:space="preserve">Begotten and not made is the difference between what shares the begetter's nature and what does not. The vocabulary is at work in Genesis before it is at work at Nicaea: Adam is made in the image of God, and then, as it is written, </w:t>
      </w:r>
      <w:proofErr w:type="gramStart"/>
      <w:r>
        <w:t>Adam</w:t>
      </w:r>
      <w:proofErr w:type="gramEnd"/>
      <w:r>
        <w:t xml:space="preserve"> fathered a son in his own likeness, after his image, and called his name Seth. Made and begotten, two verses apart, doing the work the Council would need them to do.</w:t>
      </w:r>
      <w:r>
        <w:rPr>
          <w:rStyle w:val="FootnoteReference"/>
        </w:rPr>
        <w:footnoteReference w:id="28"/>
      </w:r>
    </w:p>
    <w:p w14:paraId="0A709457" w14:textId="77777777" w:rsidR="00144822" w:rsidRDefault="007C7B86">
      <w:pPr>
        <w:spacing w:after="160"/>
      </w:pPr>
      <w:r>
        <w:t xml:space="preserve">But image will not carry </w:t>
      </w:r>
      <w:proofErr w:type="spellStart"/>
      <w:r>
        <w:rPr>
          <w:i/>
          <w:iCs/>
        </w:rPr>
        <w:t>homoousios</w:t>
      </w:r>
      <w:proofErr w:type="spellEnd"/>
      <w:r>
        <w:t xml:space="preserve">. An image is not what it images, and "like in substance" is the position Nicaea spent </w:t>
      </w:r>
      <w:proofErr w:type="gramStart"/>
      <w:r>
        <w:t>itself rejecting</w:t>
      </w:r>
      <w:proofErr w:type="gramEnd"/>
      <w:r>
        <w:t xml:space="preserve">. Which is worth pausing over: this is the one clause in the Creed with no verse beneath it. The third day has Hosea; the right hand has the Psalm; the Spirit's speaking has the whole prophetic corpus. </w:t>
      </w:r>
      <w:proofErr w:type="spellStart"/>
      <w:r>
        <w:rPr>
          <w:i/>
          <w:iCs/>
        </w:rPr>
        <w:t>Homoousios</w:t>
      </w:r>
      <w:proofErr w:type="spellEnd"/>
      <w:r>
        <w:t xml:space="preserve"> has nothing. That is why it took a council rather than an exegesis.</w:t>
      </w:r>
      <w:r>
        <w:rPr>
          <w:rStyle w:val="FootnoteReference"/>
        </w:rPr>
        <w:footnoteReference w:id="29"/>
      </w:r>
    </w:p>
    <w:p w14:paraId="1BF7855B" w14:textId="77777777" w:rsidR="00144822" w:rsidRDefault="007C7B86">
      <w:pPr>
        <w:spacing w:after="160"/>
      </w:pPr>
      <w:proofErr w:type="gramStart"/>
      <w:r>
        <w:t>So</w:t>
      </w:r>
      <w:proofErr w:type="gramEnd"/>
      <w:r>
        <w:t xml:space="preserve"> I take the clause to be true of everyone. </w:t>
      </w:r>
      <w:r>
        <w:rPr>
          <w:i/>
          <w:iCs/>
        </w:rPr>
        <w:t xml:space="preserve">Of one Being with the </w:t>
      </w:r>
      <w:proofErr w:type="gramStart"/>
      <w:r>
        <w:rPr>
          <w:i/>
          <w:iCs/>
        </w:rPr>
        <w:t>Father</w:t>
      </w:r>
      <w:proofErr w:type="gramEnd"/>
      <w:r>
        <w:t xml:space="preserve"> applies to me. It applies to me as a verb and to Christ as a noun — not because we are made of different stuff, but because I am the same identity in the mode of coming-to-recognize, and he is the same identity that was never in that mode. Which is the last clause said again in another vocabulary: I can say the </w:t>
      </w:r>
      <w:r>
        <w:rPr>
          <w:i/>
          <w:iCs/>
        </w:rPr>
        <w:t>I</w:t>
      </w:r>
      <w:r>
        <w:t>, but only by stepping out of being myself to say it, and he does not have to.</w:t>
      </w:r>
      <w:r>
        <w:rPr>
          <w:rStyle w:val="FootnoteReference"/>
        </w:rPr>
        <w:footnoteReference w:id="30"/>
      </w:r>
    </w:p>
    <w:p w14:paraId="01C3ACEF" w14:textId="77777777" w:rsidR="00144822" w:rsidRDefault="007C7B86">
      <w:pPr>
        <w:spacing w:after="160"/>
      </w:pPr>
      <w:r>
        <w:t xml:space="preserve">That formula </w:t>
      </w:r>
      <w:proofErr w:type="gramStart"/>
      <w:r>
        <w:t>has to</w:t>
      </w:r>
      <w:proofErr w:type="gramEnd"/>
      <w:r>
        <w:t xml:space="preserve"> be read carefully, because the natural misreading would destroy everything else here. It does not mean that knowing changes what I am. Nothing in me changes when I know it. Knowing what you already are is not a change in what you are; it is a change in your relation to it. The rope was never a snake — I was never threatened, just afraid of my ignorance. There is no becoming in this clause. The ontology is flat. What is not flat is knowing.</w:t>
      </w:r>
      <w:r>
        <w:rPr>
          <w:rStyle w:val="FootnoteReference"/>
        </w:rPr>
        <w:footnoteReference w:id="31"/>
      </w:r>
    </w:p>
    <w:p w14:paraId="4ACDFB21" w14:textId="77777777" w:rsidR="00144822" w:rsidRDefault="007C7B86">
      <w:pPr>
        <w:spacing w:after="160"/>
      </w:pPr>
      <w:r>
        <w:t xml:space="preserve">And that is what makes his case different in kind rather than in degree. Recognition is </w:t>
      </w:r>
      <w:proofErr w:type="gramStart"/>
      <w:r>
        <w:t>by definition a</w:t>
      </w:r>
      <w:proofErr w:type="gramEnd"/>
      <w:r>
        <w:t xml:space="preserve"> recovery; the word carries the </w:t>
      </w:r>
      <w:r>
        <w:rPr>
          <w:i/>
          <w:iCs/>
        </w:rPr>
        <w:t>re-</w:t>
      </w:r>
      <w:r>
        <w:t xml:space="preserve"> and cannot be said without it. Everyone who </w:t>
      </w:r>
      <w:proofErr w:type="gramStart"/>
      <w:r>
        <w:t>arrives,</w:t>
      </w:r>
      <w:proofErr w:type="gramEnd"/>
      <w:r>
        <w:t xml:space="preserve"> arrives back. He alone has nothing to recover, and that is not a higher grade of the same event. It is the absence of the event.</w:t>
      </w:r>
      <w:r>
        <w:rPr>
          <w:rStyle w:val="FootnoteReference"/>
        </w:rPr>
        <w:footnoteReference w:id="32"/>
      </w:r>
    </w:p>
    <w:p w14:paraId="5B280492" w14:textId="77777777" w:rsidR="0082706F" w:rsidRDefault="007C7B86">
      <w:pPr>
        <w:spacing w:after="160"/>
        <w:rPr>
          <w:ins w:id="6" w:author="Claude" w:date="2026-08-15T00:00:00Z"/>
        </w:rPr>
      </w:pPr>
      <w:ins w:id="7" w:author="Claude" w:date="2026-08-15T00:00:00Z">
        <w:r>
          <w:t>One more thing belongs here, at the end of three clauses about who God is, and it is a piece of architecture rather than an argument.</w:t>
        </w:r>
      </w:ins>
    </w:p>
    <w:p w14:paraId="29442EE1" w14:textId="77777777" w:rsidR="0082706F" w:rsidRDefault="007C7B86">
      <w:pPr>
        <w:spacing w:after="160"/>
        <w:rPr>
          <w:ins w:id="8" w:author="Claude" w:date="2026-08-15T00:00:00Z"/>
        </w:rPr>
      </w:pPr>
      <w:ins w:id="9" w:author="Claude" w:date="2026-08-15T00:00:00Z">
        <w:r>
          <w:lastRenderedPageBreak/>
          <w:t xml:space="preserve">Kashmir Shaivism names three conditions of embodied existence — the </w:t>
        </w:r>
        <w:r>
          <w:rPr>
            <w:i/>
            <w:iCs/>
          </w:rPr>
          <w:t>malas</w:t>
        </w:r>
        <w:r>
          <w:t xml:space="preserve">, usually translated impurities, which misleads if it suggests damage. </w:t>
        </w:r>
        <w:proofErr w:type="spellStart"/>
        <w:r>
          <w:rPr>
            <w:i/>
            <w:iCs/>
          </w:rPr>
          <w:t>Kārma</w:t>
        </w:r>
        <w:proofErr w:type="spellEnd"/>
        <w:r>
          <w:t xml:space="preserve"> is agency: being an actor whose deeds have consequences. </w:t>
        </w:r>
        <w:proofErr w:type="spellStart"/>
        <w:r>
          <w:rPr>
            <w:i/>
            <w:iCs/>
          </w:rPr>
          <w:t>Māyīya</w:t>
        </w:r>
        <w:proofErr w:type="spellEnd"/>
        <w:r>
          <w:t xml:space="preserve"> is the perception of real separateness: a world of genuinely other things, and oneself as one of them. </w:t>
        </w:r>
        <w:proofErr w:type="spellStart"/>
        <w:r>
          <w:rPr>
            <w:i/>
            <w:iCs/>
          </w:rPr>
          <w:t>Ā</w:t>
        </w:r>
        <w:r>
          <w:rPr>
            <w:i/>
            <w:iCs/>
          </w:rPr>
          <w:t>ṇ</w:t>
        </w:r>
        <w:r>
          <w:rPr>
            <w:i/>
            <w:iCs/>
          </w:rPr>
          <w:t>ava</w:t>
        </w:r>
        <w:proofErr w:type="spellEnd"/>
        <w:r>
          <w:t xml:space="preserve"> is finite selfhood: being a bounded someone, at a location, who can be addressed and can be left.</w:t>
        </w:r>
      </w:ins>
    </w:p>
    <w:p w14:paraId="37C73F69" w14:textId="77777777" w:rsidR="0082706F" w:rsidRDefault="007C7B86">
      <w:pPr>
        <w:spacing w:after="160"/>
        <w:rPr>
          <w:ins w:id="10" w:author="Claude" w:date="2026-08-15T00:00:00Z"/>
        </w:rPr>
      </w:pPr>
      <w:ins w:id="11" w:author="Claude" w:date="2026-08-15T00:00:00Z">
        <w:r>
          <w:t>Each of the three clauses I have just written answers two of them, and each condition is answered twice.</w:t>
        </w:r>
      </w:ins>
    </w:p>
    <w:p w14:paraId="71D87888" w14:textId="77777777" w:rsidR="0082706F" w:rsidRDefault="007C7B86">
      <w:pPr>
        <w:spacing w:after="160"/>
        <w:rPr>
          <w:ins w:id="12" w:author="Claude" w:date="2026-08-15T00:00:00Z"/>
        </w:rPr>
      </w:pPr>
      <w:ins w:id="13" w:author="Claude" w:date="2026-08-15T00:00:00Z">
        <w:r>
          <w:t xml:space="preserve">The Father answers </w:t>
        </w:r>
        <w:proofErr w:type="spellStart"/>
        <w:r>
          <w:rPr>
            <w:i/>
            <w:iCs/>
          </w:rPr>
          <w:t>kārma</w:t>
        </w:r>
        <w:proofErr w:type="spellEnd"/>
        <w:r>
          <w:t xml:space="preserve"> and </w:t>
        </w:r>
        <w:proofErr w:type="spellStart"/>
        <w:r>
          <w:rPr>
            <w:i/>
            <w:iCs/>
          </w:rPr>
          <w:t>māyīya</w:t>
        </w:r>
        <w:proofErr w:type="spellEnd"/>
        <w:r>
          <w:t xml:space="preserve">. </w:t>
        </w:r>
        <w:r>
          <w:rPr>
            <w:i/>
            <w:iCs/>
          </w:rPr>
          <w:t>Maker of heaven and earth</w:t>
        </w:r>
        <w:r>
          <w:t xml:space="preserve"> is agency without consequence — a fashioner rather than a producer, whose act does not stand apart from him and therefore incurs nothing. And </w:t>
        </w:r>
        <w:r>
          <w:rPr>
            <w:i/>
            <w:iCs/>
          </w:rPr>
          <w:t>one God</w:t>
        </w:r>
        <w:r>
          <w:t xml:space="preserve"> is </w:t>
        </w:r>
        <w:proofErr w:type="spellStart"/>
        <w:r>
          <w:rPr>
            <w:i/>
            <w:iCs/>
          </w:rPr>
          <w:t>māyīya</w:t>
        </w:r>
        <w:proofErr w:type="spellEnd"/>
        <w:r>
          <w:t xml:space="preserve"> refused at the root: not the exclusion of rival deities but of rival existents, so that separateness is exactly what is not the case. What he does not answer is </w:t>
        </w:r>
        <w:proofErr w:type="spellStart"/>
        <w:r>
          <w:rPr>
            <w:i/>
            <w:iCs/>
          </w:rPr>
          <w:t>ā</w:t>
        </w:r>
        <w:r>
          <w:rPr>
            <w:i/>
            <w:iCs/>
          </w:rPr>
          <w:t>ṇ</w:t>
        </w:r>
        <w:r>
          <w:rPr>
            <w:i/>
            <w:iCs/>
          </w:rPr>
          <w:t>ava</w:t>
        </w:r>
        <w:proofErr w:type="spellEnd"/>
        <w:r>
          <w:t>, because there is no boundary in him to answer it with.</w:t>
        </w:r>
      </w:ins>
    </w:p>
    <w:p w14:paraId="1894EDFF" w14:textId="77777777" w:rsidR="0082706F" w:rsidRDefault="007C7B86">
      <w:pPr>
        <w:spacing w:after="160"/>
        <w:rPr>
          <w:ins w:id="14" w:author="Claude" w:date="2026-08-15T00:00:00Z"/>
        </w:rPr>
      </w:pPr>
      <w:ins w:id="15" w:author="Claude" w:date="2026-08-15T00:00:00Z">
        <w:r>
          <w:t xml:space="preserve">The Spirit answers </w:t>
        </w:r>
        <w:proofErr w:type="spellStart"/>
        <w:r>
          <w:rPr>
            <w:i/>
            <w:iCs/>
          </w:rPr>
          <w:t>māyīya</w:t>
        </w:r>
        <w:proofErr w:type="spellEnd"/>
        <w:r>
          <w:t xml:space="preserve"> and </w:t>
        </w:r>
        <w:proofErr w:type="spellStart"/>
        <w:r>
          <w:rPr>
            <w:i/>
            <w:iCs/>
          </w:rPr>
          <w:t>ā</w:t>
        </w:r>
        <w:r>
          <w:rPr>
            <w:i/>
            <w:iCs/>
          </w:rPr>
          <w:t>ṇ</w:t>
        </w:r>
        <w:r>
          <w:rPr>
            <w:i/>
            <w:iCs/>
          </w:rPr>
          <w:t>ava</w:t>
        </w:r>
        <w:proofErr w:type="spellEnd"/>
        <w:r>
          <w:t xml:space="preserve">. He is the medium in which what is distinguished is not divided — the flame that rests on each of them separately without being portioned — which is separateness undone in the one place it looks undeniable, and boundedness inhabited without being confined. What he does not answer is </w:t>
        </w:r>
        <w:proofErr w:type="spellStart"/>
        <w:r>
          <w:rPr>
            <w:i/>
            <w:iCs/>
          </w:rPr>
          <w:t>kārma</w:t>
        </w:r>
        <w:proofErr w:type="spellEnd"/>
        <w:r>
          <w:t xml:space="preserve">, and the Creed is careful about it: the Spirit is nowhere said to make anything. He is </w:t>
        </w:r>
        <w:r>
          <w:rPr>
            <w:i/>
            <w:iCs/>
          </w:rPr>
          <w:t>the giver of life</w:t>
        </w:r>
        <w:r>
          <w:t>, which is a different verb.</w:t>
        </w:r>
      </w:ins>
    </w:p>
    <w:p w14:paraId="247B1B64" w14:textId="77777777" w:rsidR="0082706F" w:rsidRDefault="007C7B86">
      <w:pPr>
        <w:spacing w:after="160"/>
        <w:rPr>
          <w:ins w:id="16" w:author="Claude" w:date="2026-08-15T00:00:00Z"/>
        </w:rPr>
      </w:pPr>
      <w:ins w:id="17" w:author="Claude" w:date="2026-08-15T00:00:00Z">
        <w:r>
          <w:t xml:space="preserve">The Son answers </w:t>
        </w:r>
        <w:proofErr w:type="spellStart"/>
        <w:r>
          <w:rPr>
            <w:i/>
            <w:iCs/>
          </w:rPr>
          <w:t>kārma</w:t>
        </w:r>
        <w:proofErr w:type="spellEnd"/>
        <w:r>
          <w:t xml:space="preserve"> and </w:t>
        </w:r>
        <w:proofErr w:type="spellStart"/>
        <w:proofErr w:type="gramStart"/>
        <w:r>
          <w:rPr>
            <w:i/>
            <w:iCs/>
          </w:rPr>
          <w:t>ā</w:t>
        </w:r>
        <w:r>
          <w:rPr>
            <w:i/>
            <w:iCs/>
          </w:rPr>
          <w:t>ṇ</w:t>
        </w:r>
        <w:r>
          <w:rPr>
            <w:i/>
            <w:iCs/>
          </w:rPr>
          <w:t>ava</w:t>
        </w:r>
        <w:proofErr w:type="spellEnd"/>
        <w:r>
          <w:t>, and</w:t>
        </w:r>
        <w:proofErr w:type="gramEnd"/>
        <w:r>
          <w:t xml:space="preserve"> answering them is the same as taking them. An agent in history, tried under a named official; a bounded self at a location, who can be addressed and can be left. </w:t>
        </w:r>
        <w:proofErr w:type="spellStart"/>
        <w:proofErr w:type="gramStart"/>
        <w:r>
          <w:rPr>
            <w:i/>
            <w:iCs/>
          </w:rPr>
          <w:t>Māyīya</w:t>
        </w:r>
        <w:proofErr w:type="spellEnd"/>
        <w:proofErr w:type="gramEnd"/>
        <w:r>
          <w:t xml:space="preserve"> he does not take, which is the whole of the clause on the Incarnation — until the cross, where it arrives, and that is the sixth clause and not this one.</w:t>
        </w:r>
      </w:ins>
    </w:p>
    <w:p w14:paraId="21D6974F" w14:textId="77777777" w:rsidR="0082706F" w:rsidRDefault="007C7B86">
      <w:pPr>
        <w:spacing w:after="160"/>
        <w:rPr>
          <w:ins w:id="18" w:author="Claude" w:date="2026-08-15T00:00:00Z"/>
        </w:rPr>
      </w:pPr>
      <w:ins w:id="19" w:author="Claude" w:date="2026-08-15T00:00:00Z">
        <w:r>
          <w:t>The pattern is not decoration. Set out that way, every condition is met twice and by different means, which is why I keep saying these are conditions and not defects. A defect is something to be removed. A condition met from three directions is a place to stand.</w:t>
        </w:r>
      </w:ins>
    </w:p>
    <w:p w14:paraId="40776C38" w14:textId="77777777" w:rsidR="00144822" w:rsidRDefault="007C7B86">
      <w:pPr>
        <w:pStyle w:val="Heading1"/>
        <w:spacing w:before="400" w:after="200"/>
      </w:pPr>
      <w:r>
        <w:t>IV. Through Him All Things Were Made</w:t>
      </w:r>
    </w:p>
    <w:p w14:paraId="407F74DD" w14:textId="77777777" w:rsidR="00144822" w:rsidRDefault="007C7B86">
      <w:pPr>
        <w:pBdr>
          <w:left w:val="single" w:sz="6" w:space="12" w:color="888888"/>
        </w:pBdr>
        <w:spacing w:before="120" w:after="240"/>
        <w:ind w:left="360" w:right="360"/>
      </w:pPr>
      <w:r>
        <w:rPr>
          <w:i/>
          <w:iCs/>
          <w:sz w:val="24"/>
          <w:szCs w:val="24"/>
        </w:rPr>
        <w:t>Through him all things were made. For us and for our salvation</w:t>
      </w:r>
    </w:p>
    <w:p w14:paraId="74B317ED" w14:textId="77777777" w:rsidR="00144822" w:rsidRDefault="007C7B86">
      <w:pPr>
        <w:spacing w:after="160"/>
      </w:pPr>
      <w:r>
        <w:t>The first clause said the world is fashioned rather than produced. This one says how: God speaks, and what is spoken is.</w:t>
      </w:r>
      <w:r>
        <w:rPr>
          <w:rStyle w:val="FootnoteReference"/>
        </w:rPr>
        <w:footnoteReference w:id="33"/>
      </w:r>
    </w:p>
    <w:p w14:paraId="15A9D08B" w14:textId="77777777" w:rsidR="00144822" w:rsidRDefault="007C7B86">
      <w:pPr>
        <w:spacing w:after="160"/>
      </w:pPr>
      <w:r>
        <w:rPr>
          <w:i/>
          <w:iCs/>
        </w:rPr>
        <w:t>Let there be</w:t>
      </w:r>
      <w:r>
        <w:t xml:space="preserve"> is not a command issued to material standing ready. There is no material and no one to command. The utterance and the thing uttered are one act, which is why the Word is the agency of manifestation and not an instrument God picked up to accomplish something with.</w:t>
      </w:r>
      <w:r>
        <w:rPr>
          <w:rStyle w:val="FootnoteReference"/>
        </w:rPr>
        <w:footnoteReference w:id="34"/>
      </w:r>
    </w:p>
    <w:p w14:paraId="2EB21846" w14:textId="77777777" w:rsidR="00144822" w:rsidRDefault="007C7B86">
      <w:pPr>
        <w:spacing w:after="160"/>
      </w:pPr>
      <w:r>
        <w:lastRenderedPageBreak/>
        <w:t>Maximus gives this its most exact form.</w:t>
      </w:r>
      <w:r>
        <w:rPr>
          <w:rStyle w:val="FootnoteReference"/>
        </w:rPr>
        <w:footnoteReference w:id="35"/>
      </w:r>
    </w:p>
    <w:p w14:paraId="0159FC9E" w14:textId="77777777" w:rsidR="00144822" w:rsidRDefault="007C7B86">
      <w:pPr>
        <w:spacing w:after="160"/>
      </w:pPr>
      <w:r>
        <w:t xml:space="preserve">Each thing has its </w:t>
      </w:r>
      <w:r>
        <w:rPr>
          <w:i/>
          <w:iCs/>
        </w:rPr>
        <w:t>logos</w:t>
      </w:r>
      <w:r>
        <w:t xml:space="preserve"> — the word by which it is said, which is at once what it is and what it is for — and </w:t>
      </w:r>
      <w:proofErr w:type="gramStart"/>
      <w:r>
        <w:t>all of</w:t>
      </w:r>
      <w:proofErr w:type="gramEnd"/>
      <w:r>
        <w:t xml:space="preserve"> the </w:t>
      </w:r>
      <w:r>
        <w:rPr>
          <w:i/>
          <w:iCs/>
        </w:rPr>
        <w:t>logoi</w:t>
      </w:r>
      <w:r>
        <w:t xml:space="preserve"> are held in the one Logos without being dissolved into him. </w:t>
      </w:r>
      <w:proofErr w:type="gramStart"/>
      <w:r>
        <w:t>So</w:t>
      </w:r>
      <w:proofErr w:type="gramEnd"/>
      <w:r>
        <w:t xml:space="preserve"> the world is not a copy of a plan, and it is not a crowd of separate items. It is one utterance, articulated. Which is the same claim the last clause made about reflection: the light knowing itself does not produce a second light, and the Word saying the world does not produce a second thing.</w:t>
      </w:r>
    </w:p>
    <w:p w14:paraId="743CDBF0" w14:textId="77777777" w:rsidR="00144822" w:rsidRDefault="007C7B86">
      <w:pPr>
        <w:spacing w:after="160"/>
      </w:pPr>
      <w:r>
        <w:t xml:space="preserve">And the two halves of this clause belong to one sentence. </w:t>
      </w:r>
      <w:r>
        <w:rPr>
          <w:i/>
          <w:iCs/>
        </w:rPr>
        <w:t>Through him all things were made</w:t>
      </w:r>
      <w:r>
        <w:t xml:space="preserve"> — and then, without a break, </w:t>
      </w:r>
      <w:r>
        <w:rPr>
          <w:i/>
          <w:iCs/>
        </w:rPr>
        <w:t>for us and for our salvation</w:t>
      </w:r>
      <w:r>
        <w:t xml:space="preserve">. The tradition usually reads a full stop in there: creation first, and then a rescue mounted after something went wrong. But nothing went wrong in the fabric, as the first clause has already said, so there is nothing for a rescue to repair. Read continuously, the second phrase gives the purpose of the first. This is what everything was made for. Not </w:t>
      </w:r>
      <w:proofErr w:type="gramStart"/>
      <w:r>
        <w:t>made, and</w:t>
      </w:r>
      <w:proofErr w:type="gramEnd"/>
      <w:r>
        <w:t xml:space="preserve"> then salvaged. Made </w:t>
      </w:r>
      <w:r>
        <w:rPr>
          <w:i/>
          <w:iCs/>
        </w:rPr>
        <w:t>for</w:t>
      </w:r>
      <w:r>
        <w:t xml:space="preserve"> the salvage, which turns out not to be salvage at all but a showing.</w:t>
      </w:r>
    </w:p>
    <w:p w14:paraId="5DCE7C46" w14:textId="77777777" w:rsidR="00144822" w:rsidRDefault="007C7B86">
      <w:pPr>
        <w:spacing w:after="160"/>
      </w:pPr>
      <w:r>
        <w:t>Salvation is knowledge. I mean that as flatly as it sounds, and I mean it in only one sense — that what saves is a seeing.</w:t>
      </w:r>
      <w:r>
        <w:rPr>
          <w:rStyle w:val="FootnoteReference"/>
        </w:rPr>
        <w:footnoteReference w:id="36"/>
      </w:r>
    </w:p>
    <w:p w14:paraId="558278FF" w14:textId="77777777" w:rsidR="00144822" w:rsidRDefault="007C7B86">
      <w:pPr>
        <w:spacing w:after="160"/>
      </w:pPr>
      <w:r>
        <w:t>Nothing was opened at the Incarnation that had been closed. Nothing became true that had been false. What happened is that it became legible: available to be recognized by people standing where we stand, in a life shaped like ours.</w:t>
      </w:r>
    </w:p>
    <w:p w14:paraId="0968BA3D" w14:textId="77777777" w:rsidR="00144822" w:rsidRDefault="007C7B86">
      <w:pPr>
        <w:spacing w:after="160"/>
      </w:pPr>
      <w:proofErr w:type="gramStart"/>
      <w:r>
        <w:t>So</w:t>
      </w:r>
      <w:proofErr w:type="gramEnd"/>
      <w:r>
        <w:t xml:space="preserve"> the phrase is not made available. It is shown to be available, and the difference is the whole account. If something had been made available, there would have been a transaction, and a price, and a moment before which it was not. There was no such moment. The clause says </w:t>
      </w:r>
      <w:r>
        <w:rPr>
          <w:i/>
          <w:iCs/>
        </w:rPr>
        <w:t>for us</w:t>
      </w:r>
      <w:r>
        <w:t>, and what it means is that the showing was for us — not that God required something and got it.</w:t>
      </w:r>
      <w:r>
        <w:rPr>
          <w:rStyle w:val="FootnoteReference"/>
        </w:rPr>
        <w:footnoteReference w:id="37"/>
      </w:r>
    </w:p>
    <w:p w14:paraId="11BD6358" w14:textId="77777777" w:rsidR="00144822" w:rsidRDefault="007C7B86">
      <w:pPr>
        <w:pStyle w:val="Heading1"/>
        <w:spacing w:before="400" w:after="200"/>
      </w:pPr>
      <w:r>
        <w:t>V. Of the Incarnation</w:t>
      </w:r>
    </w:p>
    <w:p w14:paraId="2998EEC0" w14:textId="77777777" w:rsidR="00144822" w:rsidRDefault="007C7B86">
      <w:pPr>
        <w:pBdr>
          <w:left w:val="single" w:sz="6" w:space="12" w:color="888888"/>
        </w:pBdr>
        <w:spacing w:before="120" w:after="240"/>
        <w:ind w:left="360" w:right="360"/>
      </w:pPr>
      <w:r>
        <w:rPr>
          <w:i/>
          <w:iCs/>
          <w:sz w:val="24"/>
          <w:szCs w:val="24"/>
        </w:rPr>
        <w:t xml:space="preserve">He came down from heaven: by the power of the Holy </w:t>
      </w:r>
      <w:proofErr w:type="gramStart"/>
      <w:r>
        <w:rPr>
          <w:i/>
          <w:iCs/>
          <w:sz w:val="24"/>
          <w:szCs w:val="24"/>
        </w:rPr>
        <w:t>Spirit</w:t>
      </w:r>
      <w:proofErr w:type="gramEnd"/>
      <w:r>
        <w:rPr>
          <w:i/>
          <w:iCs/>
          <w:sz w:val="24"/>
          <w:szCs w:val="24"/>
        </w:rPr>
        <w:t xml:space="preserve"> he became incarnate from the Virgin </w:t>
      </w:r>
      <w:proofErr w:type="gramStart"/>
      <w:r>
        <w:rPr>
          <w:i/>
          <w:iCs/>
          <w:sz w:val="24"/>
          <w:szCs w:val="24"/>
        </w:rPr>
        <w:t>Mary, and</w:t>
      </w:r>
      <w:proofErr w:type="gramEnd"/>
      <w:r>
        <w:rPr>
          <w:i/>
          <w:iCs/>
          <w:sz w:val="24"/>
          <w:szCs w:val="24"/>
        </w:rPr>
        <w:t xml:space="preserve"> was made man.</w:t>
      </w:r>
    </w:p>
    <w:p w14:paraId="6B0C1609" w14:textId="77777777" w:rsidR="00144822" w:rsidRDefault="007C7B86">
      <w:pPr>
        <w:spacing w:after="160"/>
      </w:pPr>
      <w:r>
        <w:t>Coming down is not the acquisition of distance. Nothing is set outside God, so there is nowhere to descend to in the spatial sense, and the descent is not a journey.</w:t>
      </w:r>
      <w:r>
        <w:rPr>
          <w:rStyle w:val="FootnoteReference"/>
        </w:rPr>
        <w:footnoteReference w:id="38"/>
      </w:r>
    </w:p>
    <w:p w14:paraId="49B652C0" w14:textId="77777777" w:rsidR="00144822" w:rsidRDefault="007C7B86">
      <w:pPr>
        <w:spacing w:after="160"/>
      </w:pPr>
      <w:r>
        <w:lastRenderedPageBreak/>
        <w:t xml:space="preserve">It is the </w:t>
      </w:r>
      <w:r>
        <w:rPr>
          <w:i/>
          <w:iCs/>
        </w:rPr>
        <w:t>I</w:t>
      </w:r>
      <w:r>
        <w:t xml:space="preserve"> </w:t>
      </w:r>
      <w:proofErr w:type="gramStart"/>
      <w:r>
        <w:t>becoming</w:t>
      </w:r>
      <w:proofErr w:type="gramEnd"/>
      <w:r>
        <w:t xml:space="preserve"> locatable — arriving at a standpoint, which is the one thing the universal has no way of being from where it already is.</w:t>
      </w:r>
    </w:p>
    <w:p w14:paraId="729176C6" w14:textId="77777777" w:rsidR="00144822" w:rsidRDefault="007C7B86">
      <w:pPr>
        <w:spacing w:after="160"/>
      </w:pPr>
      <w:r>
        <w:t xml:space="preserve">John says it with a verb worth noticing. </w:t>
      </w:r>
      <w:r>
        <w:rPr>
          <w:i/>
          <w:iCs/>
        </w:rPr>
        <w:t>The Word became flesh and dwelt among us</w:t>
      </w:r>
      <w:r>
        <w:t xml:space="preserve"> is what the English gives, and the Greek is </w:t>
      </w:r>
      <w:proofErr w:type="spellStart"/>
      <w:r>
        <w:rPr>
          <w:i/>
          <w:iCs/>
        </w:rPr>
        <w:t>eskēnōsen</w:t>
      </w:r>
      <w:proofErr w:type="spellEnd"/>
      <w:r>
        <w:t xml:space="preserve"> — he tented, he pitched a </w:t>
      </w:r>
      <w:proofErr w:type="spellStart"/>
      <w:r>
        <w:rPr>
          <w:i/>
          <w:iCs/>
        </w:rPr>
        <w:t>skēnē</w:t>
      </w:r>
      <w:proofErr w:type="spellEnd"/>
      <w:r>
        <w:t>.</w:t>
      </w:r>
      <w:r>
        <w:rPr>
          <w:rStyle w:val="FootnoteReference"/>
        </w:rPr>
        <w:footnoteReference w:id="39"/>
      </w:r>
    </w:p>
    <w:p w14:paraId="518680C4" w14:textId="77777777" w:rsidR="00144822" w:rsidRDefault="007C7B86">
      <w:pPr>
        <w:spacing w:after="160"/>
      </w:pPr>
      <w:r>
        <w:t xml:space="preserve">Behind the Greek is the Hebrew </w:t>
      </w:r>
      <w:r>
        <w:rPr>
          <w:i/>
          <w:iCs/>
        </w:rPr>
        <w:t>sukkah</w:t>
      </w:r>
      <w:r>
        <w:t xml:space="preserve">, the booth, and behind that is the tabernacle in the wilderness, which was a tent because the people were moving and God went where they went. </w:t>
      </w:r>
      <w:proofErr w:type="gramStart"/>
      <w:r>
        <w:t>So</w:t>
      </w:r>
      <w:proofErr w:type="gramEnd"/>
      <w:r>
        <w:t xml:space="preserve"> the Incarnation is not described as an arrival at a residence, but rather a shelter, for </w:t>
      </w:r>
      <w:proofErr w:type="gramStart"/>
      <w:r>
        <w:t>a sojourning</w:t>
      </w:r>
      <w:proofErr w:type="gramEnd"/>
      <w:r>
        <w:t xml:space="preserve"> people.</w:t>
      </w:r>
    </w:p>
    <w:p w14:paraId="3006BC57" w14:textId="77777777" w:rsidR="00144822" w:rsidRDefault="007C7B86">
      <w:pPr>
        <w:spacing w:after="160"/>
      </w:pPr>
      <w:r>
        <w:t xml:space="preserve">Which means the machinery of this clause is the machinery of the second, stated the other way round. There I said that speaking the universal </w:t>
      </w:r>
      <w:r>
        <w:rPr>
          <w:i/>
          <w:iCs/>
        </w:rPr>
        <w:t>I</w:t>
      </w:r>
      <w:r>
        <w:t xml:space="preserve"> requires stepping out of yourself. Here is what it takes for that not to be necessary: someone </w:t>
      </w:r>
      <w:proofErr w:type="gramStart"/>
      <w:r>
        <w:t>has to</w:t>
      </w:r>
      <w:proofErr w:type="gramEnd"/>
      <w:r>
        <w:t xml:space="preserve"> be there, at a point, with a life, and be the one saying it.</w:t>
      </w:r>
    </w:p>
    <w:p w14:paraId="0D7426FB" w14:textId="77777777" w:rsidR="00144822" w:rsidRDefault="007C7B86">
      <w:pPr>
        <w:spacing w:after="160"/>
      </w:pPr>
      <w:r>
        <w:t xml:space="preserve">The Sanskrit gives me three names for what a standpoint costs, and I need all three because the Creed's own word — </w:t>
      </w:r>
      <w:r>
        <w:rPr>
          <w:i/>
          <w:iCs/>
        </w:rPr>
        <w:t>made man</w:t>
      </w:r>
      <w:r>
        <w:t xml:space="preserve"> — is stronger than we usually hear it.</w:t>
      </w:r>
      <w:r>
        <w:rPr>
          <w:rStyle w:val="FootnoteReference"/>
        </w:rPr>
        <w:footnoteReference w:id="40"/>
      </w:r>
    </w:p>
    <w:p w14:paraId="3C0828B3" w14:textId="77777777" w:rsidR="00144822" w:rsidRDefault="007C7B86">
      <w:pPr>
        <w:spacing w:after="160"/>
      </w:pPr>
      <w:r>
        <w:t xml:space="preserve">The tradition calls them impurities, which is misleading if it suggests damage. They are conditions. </w:t>
      </w:r>
      <w:proofErr w:type="spellStart"/>
      <w:r>
        <w:rPr>
          <w:i/>
          <w:iCs/>
        </w:rPr>
        <w:t>Kārma</w:t>
      </w:r>
      <w:proofErr w:type="spellEnd"/>
      <w:r>
        <w:t xml:space="preserve"> is agency: being an actor whose deeds have consequences, who can be tried under a named official. </w:t>
      </w:r>
      <w:proofErr w:type="spellStart"/>
      <w:r>
        <w:rPr>
          <w:i/>
          <w:iCs/>
        </w:rPr>
        <w:t>Ā</w:t>
      </w:r>
      <w:r>
        <w:rPr>
          <w:i/>
          <w:iCs/>
        </w:rPr>
        <w:t>ṇ</w:t>
      </w:r>
      <w:r>
        <w:rPr>
          <w:i/>
          <w:iCs/>
        </w:rPr>
        <w:t>ava</w:t>
      </w:r>
      <w:proofErr w:type="spellEnd"/>
      <w:r>
        <w:t xml:space="preserve"> is finite selfhood: being a bounded someone, at a location, who can be addressed and can be left. And </w:t>
      </w:r>
      <w:proofErr w:type="spellStart"/>
      <w:r>
        <w:rPr>
          <w:i/>
          <w:iCs/>
        </w:rPr>
        <w:t>māyīya</w:t>
      </w:r>
      <w:proofErr w:type="spellEnd"/>
      <w:r>
        <w:t xml:space="preserve"> is the perception of real separateness — a world of genuinely other things, and oneself as genuinely one of them.</w:t>
      </w:r>
    </w:p>
    <w:p w14:paraId="200E39BD" w14:textId="77777777" w:rsidR="00144822" w:rsidRDefault="007C7B86">
      <w:pPr>
        <w:spacing w:after="160"/>
      </w:pPr>
      <w:r>
        <w:t xml:space="preserve">He takes the first two entire. He is an agent in </w:t>
      </w:r>
      <w:proofErr w:type="gramStart"/>
      <w:r>
        <w:t>history</w:t>
      </w:r>
      <w:proofErr w:type="gramEnd"/>
      <w:r>
        <w:t xml:space="preserve"> and he is a bounded self, and neither of those is a costume. What he does not take is the third, and everything in this account turns on that.</w:t>
      </w:r>
      <w:r>
        <w:rPr>
          <w:rStyle w:val="FootnoteReference"/>
        </w:rPr>
        <w:footnoteReference w:id="41"/>
      </w:r>
    </w:p>
    <w:p w14:paraId="5CC9D1EA" w14:textId="77777777" w:rsidR="00144822" w:rsidRDefault="007C7B86">
      <w:pPr>
        <w:spacing w:after="160"/>
      </w:pPr>
      <w:r>
        <w:t xml:space="preserve">Because the third is where the trouble is, and not because it is a substance. I said at the first clause that </w:t>
      </w:r>
      <w:proofErr w:type="gramStart"/>
      <w:r>
        <w:t>the forgetting</w:t>
      </w:r>
      <w:proofErr w:type="gramEnd"/>
      <w:r>
        <w:t xml:space="preserve"> is not a thing — not an ingredient added to </w:t>
      </w:r>
      <w:proofErr w:type="gramStart"/>
      <w:r>
        <w:t>a life</w:t>
      </w:r>
      <w:proofErr w:type="gramEnd"/>
      <w:r>
        <w:t xml:space="preserve"> but the shape of standing at a point. Here is what that means precisely: a standpoint plus the perception of real separateness is the deception. Nothing arrives from outside to produce it. That is why the same conditions can be innocent in him and fatal in us. He has a location and no illusion about what a location is.</w:t>
      </w:r>
    </w:p>
    <w:p w14:paraId="4586D812" w14:textId="77777777" w:rsidR="00144822" w:rsidRDefault="007C7B86">
      <w:pPr>
        <w:spacing w:after="160"/>
      </w:pPr>
      <w:proofErr w:type="gramStart"/>
      <w:r>
        <w:t>So</w:t>
      </w:r>
      <w:proofErr w:type="gramEnd"/>
      <w:r>
        <w:t xml:space="preserve"> he is bounded without being fooled by the bound, and it is explicitly different from what Sanskrit calls an </w:t>
      </w:r>
      <w:proofErr w:type="spellStart"/>
      <w:r>
        <w:rPr>
          <w:i/>
          <w:iCs/>
        </w:rPr>
        <w:t>avatāra</w:t>
      </w:r>
      <w:proofErr w:type="spellEnd"/>
      <w:r>
        <w:t xml:space="preserve">, pagan or otherwise. And this makes him more human rather than </w:t>
      </w:r>
      <w:r>
        <w:lastRenderedPageBreak/>
        <w:t xml:space="preserve">less. He has </w:t>
      </w:r>
      <w:proofErr w:type="gramStart"/>
      <w:r>
        <w:t>the</w:t>
      </w:r>
      <w:proofErr w:type="gramEnd"/>
      <w:r>
        <w:t xml:space="preserve"> finite standpoint genuinely — which is why Gethsemane is a real recoil, and why the cry from the cross is not theater.</w:t>
      </w:r>
      <w:r>
        <w:rPr>
          <w:rStyle w:val="FootnoteReference"/>
        </w:rPr>
        <w:footnoteReference w:id="42"/>
      </w:r>
    </w:p>
    <w:p w14:paraId="611C111D" w14:textId="77777777" w:rsidR="00144822" w:rsidRDefault="007C7B86">
      <w:pPr>
        <w:spacing w:after="160"/>
      </w:pPr>
      <w:r>
        <w:t xml:space="preserve">A recoil that costs nothing is not a recoil. One can will that </w:t>
      </w:r>
      <w:proofErr w:type="gramStart"/>
      <w:r>
        <w:t>a people</w:t>
      </w:r>
      <w:proofErr w:type="gramEnd"/>
      <w:r>
        <w:t xml:space="preserve"> be free, not will the war that freedom requires, and pursue it anyway; three acts, not one equivocation, and the pursuit costs something only because the second is real.</w:t>
      </w:r>
      <w:r>
        <w:rPr>
          <w:rStyle w:val="FootnoteReference"/>
        </w:rPr>
        <w:footnoteReference w:id="43"/>
      </w:r>
    </w:p>
    <w:p w14:paraId="0CC978EE" w14:textId="77777777" w:rsidR="00144822" w:rsidRDefault="007C7B86">
      <w:pPr>
        <w:spacing w:after="160"/>
      </w:pPr>
      <w:r>
        <w:t>From the Virgin Mary I skipped for years.</w:t>
      </w:r>
      <w:r>
        <w:rPr>
          <w:rStyle w:val="FootnoteReference"/>
        </w:rPr>
        <w:footnoteReference w:id="44"/>
      </w:r>
    </w:p>
    <w:p w14:paraId="2830EB73" w14:textId="77777777" w:rsidR="00144822" w:rsidRDefault="007C7B86">
      <w:pPr>
        <w:spacing w:after="160"/>
      </w:pPr>
      <w:r>
        <w:t xml:space="preserve">The virginity was easy to skip because it was never important to me: if God wanted to dwell in the world as a human, a miracle to get there seemed inconsistent. What lasted was the particularity — that a universal </w:t>
      </w:r>
      <w:proofErr w:type="gramStart"/>
      <w:r>
        <w:t>has to</w:t>
      </w:r>
      <w:proofErr w:type="gramEnd"/>
      <w:r>
        <w:t xml:space="preserve"> come out of one woman in one village. I now think the particularity is the whole point. A standpoint is not a general property. It is somewhere, and something </w:t>
      </w:r>
      <w:proofErr w:type="gramStart"/>
      <w:r>
        <w:t>has to</w:t>
      </w:r>
      <w:proofErr w:type="gramEnd"/>
      <w:r>
        <w:t xml:space="preserve"> put him at Nazareth rather than everywhere, and that is what </w:t>
      </w:r>
      <w:r>
        <w:rPr>
          <w:i/>
          <w:iCs/>
        </w:rPr>
        <w:t>from</w:t>
      </w:r>
      <w:r>
        <w:t xml:space="preserve"> does. Her tissue, her genealogy, her mortality. The flesh is entirely hers.</w:t>
      </w:r>
    </w:p>
    <w:p w14:paraId="77C55BF6" w14:textId="77777777" w:rsidR="00144822" w:rsidRDefault="007C7B86">
      <w:pPr>
        <w:spacing w:after="160"/>
      </w:pPr>
      <w:r>
        <w:t>The clause I skipped turns out to be the one holding the rest in place.</w:t>
      </w:r>
    </w:p>
    <w:p w14:paraId="6965ED9E" w14:textId="77777777" w:rsidR="00144822" w:rsidRDefault="007C7B86">
      <w:pPr>
        <w:spacing w:after="160"/>
      </w:pPr>
      <w:r>
        <w:t>On the virginity itself I remain agnostic.</w:t>
      </w:r>
      <w:r>
        <w:rPr>
          <w:rStyle w:val="FootnoteReference"/>
        </w:rPr>
        <w:footnoteReference w:id="45"/>
      </w:r>
    </w:p>
    <w:p w14:paraId="0659ACFB" w14:textId="77777777" w:rsidR="00144822" w:rsidRDefault="007C7B86">
      <w:pPr>
        <w:spacing w:after="160"/>
      </w:pPr>
      <w:r>
        <w:t xml:space="preserve">The weight sits in </w:t>
      </w:r>
      <w:r>
        <w:rPr>
          <w:i/>
          <w:iCs/>
        </w:rPr>
        <w:t>from</w:t>
      </w:r>
      <w:r>
        <w:t xml:space="preserve">, not in </w:t>
      </w:r>
      <w:r>
        <w:rPr>
          <w:i/>
          <w:iCs/>
        </w:rPr>
        <w:t>virgin</w:t>
      </w:r>
      <w:r>
        <w:t xml:space="preserve">, which is roughly where Paul left it: born of a woman, born under the law. What the doctrine does secure, whatever its historical status, is that no second person came into existence for the Word to join himself </w:t>
      </w:r>
      <w:proofErr w:type="gramStart"/>
      <w:r>
        <w:t>to</w:t>
      </w:r>
      <w:proofErr w:type="gramEnd"/>
      <w:r>
        <w:t xml:space="preserve">. There is one subject here, and </w:t>
      </w:r>
      <w:proofErr w:type="gramStart"/>
      <w:r>
        <w:t>the humanity</w:t>
      </w:r>
      <w:proofErr w:type="gramEnd"/>
      <w:r>
        <w:t xml:space="preserve"> is his rather than someone else's.</w:t>
      </w:r>
      <w:r>
        <w:rPr>
          <w:rStyle w:val="FootnoteReference"/>
        </w:rPr>
        <w:footnoteReference w:id="46"/>
      </w:r>
    </w:p>
    <w:p w14:paraId="394DBFD9" w14:textId="77777777" w:rsidR="00144822" w:rsidRDefault="007C7B86">
      <w:pPr>
        <w:pStyle w:val="Heading1"/>
        <w:spacing w:before="400" w:after="200"/>
      </w:pPr>
      <w:r>
        <w:lastRenderedPageBreak/>
        <w:t>VI. Of the Crucifixion</w:t>
      </w:r>
    </w:p>
    <w:p w14:paraId="76C5B72E" w14:textId="77777777" w:rsidR="00144822" w:rsidRDefault="007C7B86">
      <w:pPr>
        <w:pBdr>
          <w:left w:val="single" w:sz="6" w:space="12" w:color="888888"/>
        </w:pBdr>
        <w:spacing w:before="120" w:after="240"/>
        <w:ind w:left="360" w:right="360"/>
      </w:pPr>
      <w:r>
        <w:rPr>
          <w:i/>
          <w:iCs/>
          <w:sz w:val="24"/>
          <w:szCs w:val="24"/>
        </w:rPr>
        <w:t>For our sake he was crucified under Pontius Pilate; he suffered death and was buried.</w:t>
      </w:r>
    </w:p>
    <w:p w14:paraId="1A114744" w14:textId="77777777" w:rsidR="00144822" w:rsidRDefault="007C7B86">
      <w:pPr>
        <w:spacing w:after="160"/>
      </w:pPr>
      <w:r>
        <w:rPr>
          <w:i/>
          <w:iCs/>
        </w:rPr>
        <w:t>For our sake</w:t>
      </w:r>
      <w:r>
        <w:t xml:space="preserve"> is the fourth clause again, and the Creed is repeating itself on purpose. It has already </w:t>
      </w:r>
      <w:proofErr w:type="gramStart"/>
      <w:r>
        <w:t>said</w:t>
      </w:r>
      <w:proofErr w:type="gramEnd"/>
      <w:r>
        <w:t xml:space="preserve"> that the making was for us and for our salvation. Now it says that this was too — and if the two phrases mean the same thing, then what happens here is not a repair introduced after a failure. It is what the making was for.</w:t>
      </w:r>
      <w:r>
        <w:rPr>
          <w:rStyle w:val="FootnoteReference"/>
        </w:rPr>
        <w:footnoteReference w:id="47"/>
      </w:r>
    </w:p>
    <w:p w14:paraId="23E7B061" w14:textId="77777777" w:rsidR="00144822" w:rsidRDefault="007C7B86">
      <w:pPr>
        <w:spacing w:after="160"/>
      </w:pPr>
      <w:r>
        <w:rPr>
          <w:i/>
          <w:iCs/>
        </w:rPr>
        <w:t>Under Pontius Pilate</w:t>
      </w:r>
      <w:r>
        <w:t xml:space="preserve"> does for the death what the genealogy does for the birth. It puts him somewhere. A standpoint is a where </w:t>
      </w:r>
      <w:proofErr w:type="gramStart"/>
      <w:r>
        <w:t>and also</w:t>
      </w:r>
      <w:proofErr w:type="gramEnd"/>
      <w:r>
        <w:t xml:space="preserve"> a when, and this clause supplies the second in the Roman manner rather than the Hebrew one — not a line of fathers but a magistrate's term of office, the way an empire records that a thing occurred.</w:t>
      </w:r>
      <w:r>
        <w:rPr>
          <w:rStyle w:val="FootnoteReference"/>
        </w:rPr>
        <w:footnoteReference w:id="48"/>
      </w:r>
    </w:p>
    <w:p w14:paraId="0A664751" w14:textId="77777777" w:rsidR="00144822" w:rsidRDefault="007C7B86">
      <w:pPr>
        <w:spacing w:after="160"/>
      </w:pPr>
      <w:r>
        <w:t xml:space="preserve">Historically, the only account that makes sense to me is that Rome executed him for sedition. Crucifixion was a Roman penalty for revolt and not a punishment Judean authorities could impose; the charge on the placard was kingship; </w:t>
      </w:r>
      <w:r>
        <w:rPr>
          <w:i/>
          <w:iCs/>
        </w:rPr>
        <w:t>my kingdom is not from this world</w:t>
      </w:r>
      <w:r>
        <w:t xml:space="preserve"> is not a denial of kingship but a denial of jurisdiction, offered to the man who had it.</w:t>
      </w:r>
      <w:r>
        <w:rPr>
          <w:rStyle w:val="FootnoteReference"/>
        </w:rPr>
        <w:footnoteReference w:id="49"/>
      </w:r>
    </w:p>
    <w:p w14:paraId="10CAAC3F" w14:textId="77777777" w:rsidR="00144822" w:rsidRDefault="007C7B86">
      <w:pPr>
        <w:spacing w:after="160"/>
      </w:pPr>
      <w:r>
        <w:t xml:space="preserve">I am not going to be delicate about the rest of it. The crowd scenes did not happen as the Gospels describe them, and the reasons are not subtle. Matthew's </w:t>
      </w:r>
      <w:r>
        <w:rPr>
          <w:i/>
          <w:iCs/>
        </w:rPr>
        <w:t>all the people</w:t>
      </w:r>
      <w:r>
        <w:t xml:space="preserve"> is not a mob in the street: the word is </w:t>
      </w:r>
      <w:proofErr w:type="spellStart"/>
      <w:r>
        <w:rPr>
          <w:i/>
          <w:iCs/>
        </w:rPr>
        <w:t>laos</w:t>
      </w:r>
      <w:proofErr w:type="spellEnd"/>
      <w:r>
        <w:t xml:space="preserve">, which in the Greek Bible is the covenant word for Israel, not </w:t>
      </w:r>
      <w:proofErr w:type="spellStart"/>
      <w:r>
        <w:rPr>
          <w:i/>
          <w:iCs/>
        </w:rPr>
        <w:t>ochlos</w:t>
      </w:r>
      <w:proofErr w:type="spellEnd"/>
      <w:r>
        <w:t>, the word for a crowd — and the shift is deliberate, made by an author writing after the destruction of the Temple.</w:t>
      </w:r>
      <w:r>
        <w:rPr>
          <w:rStyle w:val="FootnoteReference"/>
        </w:rPr>
        <w:footnoteReference w:id="50"/>
      </w:r>
    </w:p>
    <w:p w14:paraId="4A3E9ABE" w14:textId="77777777" w:rsidR="00144822" w:rsidRDefault="007C7B86">
      <w:pPr>
        <w:spacing w:after="160"/>
      </w:pPr>
      <w:r>
        <w:t>The custom of releasing a prisoner at the feast is attested nowhere outside the Gospels, and no Roman governor is known to have held such a practice.</w:t>
      </w:r>
      <w:r>
        <w:rPr>
          <w:rStyle w:val="FootnoteReference"/>
        </w:rPr>
        <w:footnoteReference w:id="51"/>
      </w:r>
    </w:p>
    <w:p w14:paraId="5EC34B28" w14:textId="77777777" w:rsidR="0082706F" w:rsidRDefault="007C7B86">
      <w:pPr>
        <w:spacing w:after="160"/>
        <w:rPr>
          <w:ins w:id="20" w:author="Claude" w:date="2026-08-15T00:00:00Z"/>
        </w:rPr>
      </w:pPr>
      <w:ins w:id="21" w:author="Claude" w:date="2026-08-15T00:00:00Z">
        <w:r>
          <w:t xml:space="preserve">And the prisoner has a name that gives the scene away. A body of manuscripts reads </w:t>
        </w:r>
        <w:r>
          <w:rPr>
            <w:i/>
            <w:iCs/>
          </w:rPr>
          <w:t>Jesus Barabbas</w:t>
        </w:r>
        <w:r>
          <w:t xml:space="preserve">, and Origen knew copies that had it and was uneasy about them. </w:t>
        </w:r>
        <w:r>
          <w:rPr>
            <w:i/>
            <w:iCs/>
          </w:rPr>
          <w:t>Barabbas</w:t>
        </w:r>
        <w:r>
          <w:t xml:space="preserve"> is </w:t>
        </w:r>
        <w:r>
          <w:rPr>
            <w:i/>
            <w:iCs/>
          </w:rPr>
          <w:t>bar abba</w:t>
        </w:r>
        <w:r>
          <w:t xml:space="preserve">, son of the father. </w:t>
        </w:r>
        <w:proofErr w:type="gramStart"/>
        <w:r>
          <w:t>So</w:t>
        </w:r>
        <w:proofErr w:type="gramEnd"/>
        <w:r>
          <w:t xml:space="preserve"> the choice put to the crowd is between </w:t>
        </w:r>
        <w:proofErr w:type="gramStart"/>
        <w:r>
          <w:t>Jesus</w:t>
        </w:r>
        <w:proofErr w:type="gramEnd"/>
        <w:r>
          <w:t xml:space="preserve"> son of the father and Jesus called Messiah — the same name twice, one released and one condemned, which is the doubling the Day of Atonement already had with its two goats.</w:t>
        </w:r>
      </w:ins>
    </w:p>
    <w:p w14:paraId="05271919" w14:textId="77777777" w:rsidR="0082706F" w:rsidRDefault="007C7B86">
      <w:pPr>
        <w:spacing w:after="160"/>
        <w:rPr>
          <w:ins w:id="22" w:author="Claude" w:date="2026-08-15T00:00:00Z"/>
        </w:rPr>
      </w:pPr>
      <w:ins w:id="23" w:author="Claude" w:date="2026-08-15T00:00:00Z">
        <w:r>
          <w:lastRenderedPageBreak/>
          <w:t>I note it because the pattern is elegant, and elegance is the tell. What is doing the work in that courtyard is theology. The crowd is furniture.</w:t>
        </w:r>
      </w:ins>
    </w:p>
    <w:p w14:paraId="47FA8635" w14:textId="77777777" w:rsidR="00144822" w:rsidRDefault="007C7B86">
      <w:pPr>
        <w:spacing w:after="160"/>
      </w:pPr>
      <w:r>
        <w:t xml:space="preserve">And the Pilate of Philo and Josephus </w:t>
      </w:r>
      <w:proofErr w:type="gramStart"/>
      <w:r>
        <w:t>is</w:t>
      </w:r>
      <w:proofErr w:type="gramEnd"/>
      <w:r>
        <w:t xml:space="preserve"> a man notorious for executions without trial, eventually recalled to Rome for brutality, and he does not vacillate in a courtyard while being talked into something by the people he was appointed to hold down.</w:t>
      </w:r>
      <w:r>
        <w:rPr>
          <w:rStyle w:val="FootnoteReference"/>
        </w:rPr>
        <w:footnoteReference w:id="52"/>
      </w:r>
    </w:p>
    <w:p w14:paraId="70FB8CF2" w14:textId="77777777" w:rsidR="00144822" w:rsidRDefault="007C7B86">
      <w:pPr>
        <w:spacing w:after="160"/>
      </w:pPr>
      <w:r>
        <w:t xml:space="preserve">And the blood taken upon themselves and their children is a legal formula about responsibility, put into the mouths of an entire </w:t>
      </w:r>
      <w:proofErr w:type="gramStart"/>
      <w:r>
        <w:t>people</w:t>
      </w:r>
      <w:proofErr w:type="gramEnd"/>
      <w:r>
        <w:t xml:space="preserve"> by a writer who already knew what happened in the year seventy.</w:t>
      </w:r>
      <w:r>
        <w:rPr>
          <w:rStyle w:val="FootnoteReference"/>
        </w:rPr>
        <w:footnoteReference w:id="53"/>
      </w:r>
    </w:p>
    <w:p w14:paraId="7D5B1D1E" w14:textId="77777777" w:rsidR="00144822" w:rsidRDefault="007C7B86">
      <w:pPr>
        <w:spacing w:after="160"/>
      </w:pPr>
      <w:r>
        <w:t>It is not testimony. It is a sentence that has cost more Jewish lives than any other in the New Testament, and everyone who says this Creed should be aware of that.</w:t>
      </w:r>
    </w:p>
    <w:p w14:paraId="2B78F5D2" w14:textId="77777777" w:rsidR="0082706F" w:rsidRDefault="007C7B86">
      <w:pPr>
        <w:spacing w:after="160"/>
        <w:rPr>
          <w:ins w:id="24" w:author="Claude" w:date="2026-08-15T00:00:00Z"/>
        </w:rPr>
      </w:pPr>
      <w:ins w:id="25" w:author="Claude" w:date="2026-08-15T00:00:00Z">
        <w:r>
          <w:t xml:space="preserve">And I should say the other half of it, because leaving it out turns Matthew into an antisemite and he is not one. Chapter twenty-three is the hardest chapter in the Gospel — seven woes against the scribes and Pharisees, hypocrites, blind guides, whited </w:t>
        </w:r>
        <w:proofErr w:type="spellStart"/>
        <w:r>
          <w:t>sepulchres</w:t>
        </w:r>
        <w:proofErr w:type="spellEnd"/>
        <w:r>
          <w:t xml:space="preserve"> — and it is not an outsider's polemic. It is a Jewish argument conducted in Jewish terms by a writer inside the community he is flaying, in the register the prophets used on Israel and which Israel preserved in its own scripture. Amos says worse. Jeremiah says worse. The Qumran sectarians say worse about the Jerusalem priesthood, and nobody reads the Damascus Document as gentile hatred.</w:t>
        </w:r>
      </w:ins>
    </w:p>
    <w:p w14:paraId="5A7B3EBF" w14:textId="77777777" w:rsidR="0082706F" w:rsidRDefault="007C7B86">
      <w:pPr>
        <w:spacing w:after="160"/>
        <w:rPr>
          <w:ins w:id="26" w:author="Claude" w:date="2026-08-15T00:00:00Z"/>
        </w:rPr>
      </w:pPr>
      <w:ins w:id="27" w:author="Claude" w:date="2026-08-15T00:00:00Z">
        <w:r>
          <w:t xml:space="preserve">What changed is the readership. A family quarrel became a foreign indictment the moment the church stopped being Jewish, and the sentences did not have to be altered to do it — they only had to be read by people standing outside the argument. Chapter twenty-three is what tells you what the crowd scene is: the same author, the same fury, the same claim on a </w:t>
        </w:r>
        <w:proofErr w:type="gramStart"/>
        <w:r>
          <w:t>people</w:t>
        </w:r>
        <w:proofErr w:type="gramEnd"/>
        <w:r>
          <w:t xml:space="preserve"> he </w:t>
        </w:r>
        <w:proofErr w:type="gramStart"/>
        <w:r>
          <w:t>takes</w:t>
        </w:r>
        <w:proofErr w:type="gramEnd"/>
        <w:r>
          <w:t xml:space="preserve"> to be his own.</w:t>
        </w:r>
      </w:ins>
    </w:p>
    <w:p w14:paraId="45230DD6" w14:textId="77777777" w:rsidR="0082706F" w:rsidRDefault="007C7B86">
      <w:pPr>
        <w:spacing w:after="160"/>
        <w:rPr>
          <w:ins w:id="28" w:author="Claude" w:date="2026-08-15T00:00:00Z"/>
        </w:rPr>
      </w:pPr>
      <w:ins w:id="29" w:author="Claude" w:date="2026-08-15T00:00:00Z">
        <w:r>
          <w:t>That does not make the passage safe. It makes it a text whose danger is a function of who is holding it, which is a different problem from a text that is wicked, and a harder one, because it cannot be fixed by deleting a verse.</w:t>
        </w:r>
      </w:ins>
    </w:p>
    <w:p w14:paraId="6CD6AC85" w14:textId="77777777" w:rsidR="00144822" w:rsidRDefault="007C7B86">
      <w:pPr>
        <w:spacing w:after="160"/>
      </w:pPr>
      <w:r>
        <w:lastRenderedPageBreak/>
        <w:t>His finiteness is not complete until he dies. Everything else could be a costume; mortality is not. Which is why the Creed uses three verbs where one would do — crucified, suffered, buried — and the middle one is the one that matters.</w:t>
      </w:r>
      <w:r>
        <w:rPr>
          <w:rStyle w:val="FootnoteReference"/>
        </w:rPr>
        <w:footnoteReference w:id="54"/>
      </w:r>
    </w:p>
    <w:p w14:paraId="02A56C19" w14:textId="77777777" w:rsidR="00144822" w:rsidRDefault="007C7B86">
      <w:pPr>
        <w:spacing w:after="160"/>
      </w:pPr>
      <w:r>
        <w:t xml:space="preserve">And at the cross the third condition arrives. He had agency and he had a </w:t>
      </w:r>
      <w:proofErr w:type="gramStart"/>
      <w:r>
        <w:t>bounded</w:t>
      </w:r>
      <w:proofErr w:type="gramEnd"/>
      <w:r>
        <w:t xml:space="preserve"> self, and what he </w:t>
      </w:r>
      <w:proofErr w:type="gramStart"/>
      <w:r>
        <w:t>had never had</w:t>
      </w:r>
      <w:proofErr w:type="gramEnd"/>
      <w:r>
        <w:t xml:space="preserve"> was the perception of real separateness. There it comes, and the compound forms: a standpoint, plus the seeming of genuine separation, which is what the deception is and requires nothing to be added from outside. This is what the tradition means when it says he takes on the sin of the world, and what Paul means when he says God made him to be sin who knew no sin.</w:t>
      </w:r>
      <w:r>
        <w:rPr>
          <w:rStyle w:val="FootnoteReference"/>
        </w:rPr>
        <w:footnoteReference w:id="55"/>
      </w:r>
    </w:p>
    <w:p w14:paraId="1F309F46" w14:textId="77777777" w:rsidR="00144822" w:rsidRDefault="007C7B86">
      <w:pPr>
        <w:spacing w:after="160"/>
      </w:pPr>
      <w:r>
        <w:t xml:space="preserve">Not a penalty transferred. The compound </w:t>
      </w:r>
      <w:proofErr w:type="gramStart"/>
      <w:r>
        <w:t>itself,</w:t>
      </w:r>
      <w:proofErr w:type="gramEnd"/>
      <w:r>
        <w:t xml:space="preserve"> formed in the one place it had never formed.</w:t>
      </w:r>
    </w:p>
    <w:p w14:paraId="275B1002" w14:textId="77777777" w:rsidR="00144822" w:rsidRDefault="007C7B86">
      <w:pPr>
        <w:spacing w:after="160"/>
      </w:pPr>
      <w:r>
        <w:t>Why hast thou forsaken me is that, spoken.</w:t>
      </w:r>
      <w:r>
        <w:rPr>
          <w:rStyle w:val="FootnoteReference"/>
        </w:rPr>
        <w:footnoteReference w:id="56"/>
      </w:r>
    </w:p>
    <w:p w14:paraId="6B81E375" w14:textId="77777777" w:rsidR="00144822" w:rsidRDefault="007C7B86">
      <w:pPr>
        <w:spacing w:after="160"/>
      </w:pPr>
      <w:r>
        <w:t xml:space="preserve">Which is the same sentence I have said elsewhere in this document about myself, and I want to put the two together rather than leave them in separate clauses. Where the Creed says </w:t>
      </w:r>
      <w:r>
        <w:rPr>
          <w:i/>
          <w:iCs/>
        </w:rPr>
        <w:t>begotten, not made</w:t>
      </w:r>
      <w:r>
        <w:t xml:space="preserve">, I said the rope was never a snake — that I was never threatened, only afraid of my ignorance. This </w:t>
      </w:r>
      <w:proofErr w:type="gramStart"/>
      <w:r>
        <w:t>is that</w:t>
      </w:r>
      <w:proofErr w:type="gramEnd"/>
      <w:r>
        <w:t xml:space="preserve"> again, applied to another condition. He was never separated. Nothing was withdrawn, because there </w:t>
      </w:r>
      <w:proofErr w:type="gramStart"/>
      <w:r>
        <w:t>is</w:t>
      </w:r>
      <w:proofErr w:type="gramEnd"/>
      <w:r>
        <w:t xml:space="preserve"> nowhere for the light to go. What arrived was the standpoint from which separation is what the situation looks like, and the fear of </w:t>
      </w:r>
      <w:proofErr w:type="gramStart"/>
      <w:r>
        <w:t>a nothing</w:t>
      </w:r>
      <w:proofErr w:type="gramEnd"/>
      <w:r>
        <w:t xml:space="preserve"> is entire and costs everything. It is not a lapse in the </w:t>
      </w:r>
      <w:proofErr w:type="gramStart"/>
      <w:r>
        <w:t>knowing</w:t>
      </w:r>
      <w:proofErr w:type="gramEnd"/>
      <w:r>
        <w:t xml:space="preserve"> and it is not a false belief about a fact.</w:t>
      </w:r>
      <w:r>
        <w:rPr>
          <w:rStyle w:val="FootnoteReference"/>
        </w:rPr>
        <w:footnoteReference w:id="57"/>
      </w:r>
    </w:p>
    <w:p w14:paraId="70FFEB53" w14:textId="77777777" w:rsidR="00144822" w:rsidRDefault="007C7B86">
      <w:pPr>
        <w:spacing w:after="160"/>
      </w:pPr>
      <w:r>
        <w:t xml:space="preserve">It is the </w:t>
      </w:r>
      <w:proofErr w:type="gramStart"/>
      <w:r>
        <w:t>place from which</w:t>
      </w:r>
      <w:proofErr w:type="gramEnd"/>
      <w:r>
        <w:t xml:space="preserve"> he and I both cry out.</w:t>
      </w:r>
    </w:p>
    <w:p w14:paraId="24F3B7AE" w14:textId="77777777" w:rsidR="00144822" w:rsidRDefault="007C7B86">
      <w:pPr>
        <w:spacing w:after="160"/>
      </w:pPr>
      <w:r>
        <w:t xml:space="preserve">The difference is direction. Every recognition that has ever happened runs upward: the compound </w:t>
      </w:r>
      <w:proofErr w:type="gramStart"/>
      <w:r>
        <w:t>felt</w:t>
      </w:r>
      <w:proofErr w:type="gramEnd"/>
      <w:r>
        <w:t xml:space="preserve"> from </w:t>
      </w:r>
      <w:proofErr w:type="gramStart"/>
      <w:r>
        <w:t>inside, and</w:t>
      </w:r>
      <w:proofErr w:type="gramEnd"/>
      <w:r>
        <w:t xml:space="preserve"> then seen through. </w:t>
      </w:r>
      <w:proofErr w:type="gramStart"/>
      <w:r>
        <w:t>His</w:t>
      </w:r>
      <w:proofErr w:type="gramEnd"/>
      <w:r>
        <w:t xml:space="preserve"> runs </w:t>
      </w:r>
      <w:proofErr w:type="gramStart"/>
      <w:r>
        <w:t>downward —</w:t>
      </w:r>
      <w:proofErr w:type="gramEnd"/>
      <w:r>
        <w:t xml:space="preserve"> </w:t>
      </w:r>
      <w:proofErr w:type="gramStart"/>
      <w:r>
        <w:t>the</w:t>
      </w:r>
      <w:proofErr w:type="gramEnd"/>
      <w:r>
        <w:t xml:space="preserve"> uncompounded takes the compound on, knowing exactly what it is, from the position of never having needed to. Everyone else meets the fear on the way up. He met it on the way in.</w:t>
      </w:r>
      <w:r>
        <w:rPr>
          <w:rStyle w:val="FootnoteReference"/>
        </w:rPr>
        <w:footnoteReference w:id="58"/>
      </w:r>
    </w:p>
    <w:p w14:paraId="34DA50AC" w14:textId="77777777" w:rsidR="00144822" w:rsidRDefault="007C7B86">
      <w:pPr>
        <w:spacing w:after="160"/>
      </w:pPr>
      <w:r>
        <w:lastRenderedPageBreak/>
        <w:t xml:space="preserve">Nothing is paid here. What the death does is show, and the showing begins in the dark and is not finished in it. The centurion sees something. The curtain of the Holy of Holies — the architecture of separation — tears </w:t>
      </w:r>
      <w:proofErr w:type="gramStart"/>
      <w:r>
        <w:t>at the moment</w:t>
      </w:r>
      <w:proofErr w:type="gramEnd"/>
      <w:r>
        <w:t xml:space="preserve"> separation </w:t>
      </w:r>
      <w:proofErr w:type="gramStart"/>
      <w:r>
        <w:t>is</w:t>
      </w:r>
      <w:proofErr w:type="gramEnd"/>
      <w:r>
        <w:t xml:space="preserve"> undergone. The followers see nothing at all. Recognition starts in the lowest available place, in the mouth of the man with least standing to </w:t>
      </w:r>
      <w:proofErr w:type="gramStart"/>
      <w:r>
        <w:t>speak, and</w:t>
      </w:r>
      <w:proofErr w:type="gramEnd"/>
      <w:r>
        <w:t xml:space="preserve"> completes elsewhere.</w:t>
      </w:r>
      <w:r>
        <w:rPr>
          <w:rStyle w:val="FootnoteReference"/>
        </w:rPr>
        <w:footnoteReference w:id="59"/>
      </w:r>
    </w:p>
    <w:p w14:paraId="3655B4BF" w14:textId="77777777" w:rsidR="0082706F" w:rsidRDefault="007C7B86">
      <w:pPr>
        <w:spacing w:after="160"/>
        <w:rPr>
          <w:ins w:id="30" w:author="Claude" w:date="2026-08-15T00:00:00Z"/>
        </w:rPr>
      </w:pPr>
      <w:ins w:id="31" w:author="Claude" w:date="2026-08-15T00:00:00Z">
        <w:r>
          <w:t>Which raises the question of whose Gospel this clause belongs to, and it is not the one people assume.</w:t>
        </w:r>
      </w:ins>
    </w:p>
    <w:p w14:paraId="1103CA32" w14:textId="77777777" w:rsidR="0082706F" w:rsidRDefault="007C7B86">
      <w:pPr>
        <w:spacing w:after="160"/>
        <w:rPr>
          <w:ins w:id="32" w:author="Claude" w:date="2026-08-15T00:00:00Z"/>
        </w:rPr>
      </w:pPr>
      <w:ins w:id="33" w:author="Claude" w:date="2026-08-15T00:00:00Z">
        <w:r>
          <w:t xml:space="preserve">John is the book of open declaration. </w:t>
        </w:r>
        <w:r>
          <w:rPr>
            <w:i/>
            <w:iCs/>
          </w:rPr>
          <w:t xml:space="preserve">Ego </w:t>
        </w:r>
        <w:proofErr w:type="spellStart"/>
        <w:r>
          <w:rPr>
            <w:i/>
            <w:iCs/>
          </w:rPr>
          <w:t>eimi</w:t>
        </w:r>
        <w:proofErr w:type="spellEnd"/>
        <w:r>
          <w:t xml:space="preserve"> is said in the temple, in daylight, to crowds, and the discourses explain themselves at length; I have leaned on John throughout this document for exactly that reason. But John is the exoteric gospel. Everything in it is said out loud.</w:t>
        </w:r>
      </w:ins>
    </w:p>
    <w:p w14:paraId="5970AC97" w14:textId="77777777" w:rsidR="0082706F" w:rsidRDefault="007C7B86">
      <w:pPr>
        <w:spacing w:after="160"/>
        <w:rPr>
          <w:ins w:id="34" w:author="Claude" w:date="2026-08-15T00:00:00Z"/>
        </w:rPr>
      </w:pPr>
      <w:ins w:id="35" w:author="Claude" w:date="2026-08-15T00:00:00Z">
        <w:r>
          <w:t xml:space="preserve">Mark is the other thing. In Mark the demons know and are silenced, the healed are told to say nothing, the three are forbidden to report the transfiguration, and the disciples understand nothing from the first chapter to the last — recorded so relentlessly that it </w:t>
        </w:r>
        <w:proofErr w:type="gramStart"/>
        <w:r>
          <w:t>has to</w:t>
        </w:r>
        <w:proofErr w:type="gramEnd"/>
        <w:r>
          <w:t xml:space="preserve"> be the design. He explains privately to his own and speaks in parables to everyone else, so that seeing they may see and not perceive. And at the end, in the oldest text we have, there is no appearance at all: an empty tomb, a young man, and women who said nothing to anyone, for they were afraid.</w:t>
        </w:r>
      </w:ins>
    </w:p>
    <w:p w14:paraId="529A012F" w14:textId="77777777" w:rsidR="0082706F" w:rsidRDefault="007C7B86">
      <w:pPr>
        <w:spacing w:after="160"/>
        <w:rPr>
          <w:ins w:id="36" w:author="Claude" w:date="2026-08-15T00:00:00Z"/>
        </w:rPr>
      </w:pPr>
      <w:ins w:id="37" w:author="Claude" w:date="2026-08-15T00:00:00Z">
        <w:r>
          <w:t xml:space="preserve">That is an esoteric gospel in the exact sense — a book </w:t>
        </w:r>
        <w:proofErr w:type="spellStart"/>
        <w:r>
          <w:t>organised</w:t>
        </w:r>
        <w:proofErr w:type="spellEnd"/>
        <w:r>
          <w:t xml:space="preserve"> around withholding a disclosure until the conditions for receiving it exist. And it is the book in which this clause is at home, because the condition turns out to be the death. No one is permitted to say who he is until he is dead, and then the first person who says it is a Roman soldier with no training, no covenant, and no prior information, who has watched a man die badly.</w:t>
        </w:r>
      </w:ins>
    </w:p>
    <w:p w14:paraId="792C4A3A" w14:textId="77777777" w:rsidR="0082706F" w:rsidRDefault="007C7B86">
      <w:pPr>
        <w:spacing w:after="160"/>
        <w:rPr>
          <w:ins w:id="38" w:author="Claude" w:date="2026-08-15T00:00:00Z"/>
        </w:rPr>
      </w:pPr>
      <w:ins w:id="39" w:author="Claude" w:date="2026-08-15T00:00:00Z">
        <w:r>
          <w:t>The secret is not kept because the information is dangerous. It is kept because it is not information. Nothing said earlier could have been received, and the same sentence is false in the mouth of a demon on the road and true in the mouth of the centurion at the foot of the cross. Which is what I have been arguing about disclosure the whole way through, worked out first by a man who put it as narrative structure and did not explain it.</w:t>
        </w:r>
      </w:ins>
    </w:p>
    <w:p w14:paraId="33289153" w14:textId="77777777" w:rsidR="00144822" w:rsidRDefault="007C7B86">
      <w:pPr>
        <w:pStyle w:val="Heading1"/>
        <w:spacing w:before="400" w:after="200"/>
      </w:pPr>
      <w:r>
        <w:t>VII. Of the Resurrection and Ascension</w:t>
      </w:r>
    </w:p>
    <w:p w14:paraId="365BF98A" w14:textId="77777777" w:rsidR="00144822" w:rsidRDefault="007C7B86">
      <w:pPr>
        <w:pBdr>
          <w:left w:val="single" w:sz="6" w:space="12" w:color="888888"/>
        </w:pBdr>
        <w:spacing w:before="120" w:after="240"/>
        <w:ind w:left="360" w:right="360"/>
      </w:pPr>
      <w:r>
        <w:rPr>
          <w:i/>
          <w:iCs/>
          <w:sz w:val="24"/>
          <w:szCs w:val="24"/>
        </w:rPr>
        <w:t>On the third day he rose again in accordance with the Scriptures; he ascended into heaven and is seated at the right hand of the Father.</w:t>
      </w:r>
    </w:p>
    <w:p w14:paraId="0180FB8D" w14:textId="77777777" w:rsidR="00144822" w:rsidRDefault="007C7B86">
      <w:pPr>
        <w:spacing w:after="160"/>
      </w:pPr>
      <w:proofErr w:type="gramStart"/>
      <w:r>
        <w:rPr>
          <w:i/>
          <w:iCs/>
        </w:rPr>
        <w:lastRenderedPageBreak/>
        <w:t>On the</w:t>
      </w:r>
      <w:proofErr w:type="gramEnd"/>
      <w:r>
        <w:rPr>
          <w:i/>
          <w:iCs/>
        </w:rPr>
        <w:t xml:space="preserve"> third day</w:t>
      </w:r>
      <w:r>
        <w:t xml:space="preserve"> belongs with </w:t>
      </w:r>
      <w:r>
        <w:rPr>
          <w:i/>
          <w:iCs/>
        </w:rPr>
        <w:t>in accordance with the Scriptures</w:t>
      </w:r>
      <w:r>
        <w:t xml:space="preserve">. It is one clause, not a date </w:t>
      </w:r>
      <w:r>
        <w:t xml:space="preserve">followed </w:t>
      </w:r>
      <w:r>
        <w:t>by a citation, and Paul cites the formula writing to Corinth as something he received, which makes it among the earliest Christian sentences we have.</w:t>
      </w:r>
      <w:r>
        <w:rPr>
          <w:rStyle w:val="FootnoteReference"/>
        </w:rPr>
        <w:footnoteReference w:id="60"/>
      </w:r>
    </w:p>
    <w:p w14:paraId="4C3F1096" w14:textId="77777777" w:rsidR="00144822" w:rsidRDefault="007C7B86">
      <w:pPr>
        <w:spacing w:after="160"/>
      </w:pPr>
      <w:r>
        <w:t>The third day in the rabbinic pattern is a threshold. Three days before Sinai, three days to the mountain of the Akedah, three days in the fish, three days before Esther enters the throne room; proximity to death in all of these is incidental.</w:t>
      </w:r>
      <w:r>
        <w:rPr>
          <w:rStyle w:val="FootnoteReference"/>
        </w:rPr>
        <w:footnoteReference w:id="61"/>
      </w:r>
    </w:p>
    <w:p w14:paraId="2A6C2575" w14:textId="77777777" w:rsidR="00144822" w:rsidRDefault="007C7B86">
      <w:pPr>
        <w:spacing w:after="160"/>
      </w:pPr>
      <w:r>
        <w:t>The pattern is not about revival. It is about an interval after which something becomes possible that was not. A readiness to receive is what the third day names.</w:t>
      </w:r>
    </w:p>
    <w:p w14:paraId="11E5CC14" w14:textId="77777777" w:rsidR="00144822" w:rsidRDefault="007C7B86">
      <w:pPr>
        <w:spacing w:after="160"/>
      </w:pPr>
      <w:r>
        <w:t>What he shed at the cross was the compound — a standpoint plus the seeming of real separation, which is what the deception consists of and is the only thing he ever took on that we would call sin. He did not keep it. What rises is the same man with the conditions and without the deception: a bounded self, an agent in history, and nothing in him that mistakes a location for a separation.</w:t>
      </w:r>
    </w:p>
    <w:p w14:paraId="37D2D530" w14:textId="77777777" w:rsidR="00144822" w:rsidRDefault="007C7B86">
      <w:pPr>
        <w:spacing w:after="160"/>
      </w:pPr>
      <w:r>
        <w:t>Which is what Paul is describing when he sets down his caveats about the resurrected body — sown perishable and raised imperishable, sown a natural body and raised a spirit-animated one, and flesh and blood not inheriting the kingdom.</w:t>
      </w:r>
      <w:r>
        <w:rPr>
          <w:rStyle w:val="FootnoteReference"/>
        </w:rPr>
        <w:footnoteReference w:id="62"/>
      </w:r>
    </w:p>
    <w:p w14:paraId="2E495593" w14:textId="77777777" w:rsidR="00144822" w:rsidRDefault="007C7B86">
      <w:pPr>
        <w:spacing w:after="160"/>
      </w:pPr>
      <w:r>
        <w:t xml:space="preserve">He says all of that about our </w:t>
      </w:r>
      <w:proofErr w:type="gramStart"/>
      <w:r>
        <w:t>rising</w:t>
      </w:r>
      <w:proofErr w:type="gramEnd"/>
      <w:r>
        <w:t>, and he says it because of this one. But the change he is describing is not a change of material; the scars are still in the flesh. There has been no substitution.</w:t>
      </w:r>
    </w:p>
    <w:p w14:paraId="4E64B8A6" w14:textId="77777777" w:rsidR="00144822" w:rsidRDefault="007C7B86">
      <w:pPr>
        <w:spacing w:after="160"/>
      </w:pPr>
      <w:r>
        <w:t xml:space="preserve">And that is why </w:t>
      </w:r>
      <w:proofErr w:type="gramStart"/>
      <w:r>
        <w:t>the appearances</w:t>
      </w:r>
      <w:proofErr w:type="gramEnd"/>
      <w:r>
        <w:t xml:space="preserve"> go the way they do. He is locatable, touchable — and not recognized, mistaken for a gardener or stranger on the road. Mary turns only when he says her name. The pair on the road walk with him for miles, their eyes held, and know him in the breaking of bread, at which point he vanishes. The recognition was the entire purpose of the appearing. Even Thomas is not satisfied by his eyes and must put his hand in the wound.</w:t>
      </w:r>
      <w:r>
        <w:rPr>
          <w:rStyle w:val="FootnoteReference"/>
        </w:rPr>
        <w:footnoteReference w:id="63"/>
      </w:r>
    </w:p>
    <w:p w14:paraId="090CA6C1" w14:textId="77777777" w:rsidR="00144822" w:rsidRDefault="007C7B86">
      <w:pPr>
        <w:spacing w:after="160"/>
      </w:pPr>
      <w:r>
        <w:t>The body is continuous, which is what the scars are for, and it is not the same, which is why nobody knows him.</w:t>
      </w:r>
    </w:p>
    <w:p w14:paraId="4565E38C" w14:textId="77777777" w:rsidR="00144822" w:rsidRDefault="007C7B86">
      <w:pPr>
        <w:spacing w:after="160"/>
      </w:pPr>
      <w:proofErr w:type="gramStart"/>
      <w:r>
        <w:t>So</w:t>
      </w:r>
      <w:proofErr w:type="gramEnd"/>
      <w:r>
        <w:t xml:space="preserve"> there are two things here and not one. Something happened to him, and something happened </w:t>
      </w:r>
      <w:proofErr w:type="gramStart"/>
      <w:r>
        <w:t>in</w:t>
      </w:r>
      <w:proofErr w:type="gramEnd"/>
      <w:r>
        <w:t xml:space="preserve"> them, and the second does not follow automatically from the first and yet I assert both.</w:t>
      </w:r>
    </w:p>
    <w:p w14:paraId="70D75CDB" w14:textId="77777777" w:rsidR="00144822" w:rsidRDefault="007C7B86">
      <w:pPr>
        <w:spacing w:after="160"/>
      </w:pPr>
      <w:r>
        <w:lastRenderedPageBreak/>
        <w:t>Enoch walked with God and was not, for God took him; Elijah went up in the whirlwind; and the throne visions of Ezekiel became a whole literature of ascent in which the body is the difficulty to be survived rather than something left behind.</w:t>
      </w:r>
      <w:r>
        <w:rPr>
          <w:rStyle w:val="FootnoteReference"/>
        </w:rPr>
        <w:footnoteReference w:id="64"/>
      </w:r>
    </w:p>
    <w:p w14:paraId="11122616" w14:textId="77777777" w:rsidR="00144822" w:rsidRDefault="007C7B86">
      <w:pPr>
        <w:spacing w:after="160"/>
      </w:pPr>
      <w:r>
        <w:t>A human being taken up is a Jewish expectation before it is a Christian claim. The novelty is the most innocent word in the clause: seated. Four rabbis went up into the orchard, and the one who came out with his faith destroyed came out because he saw someone sitting down.</w:t>
      </w:r>
      <w:r>
        <w:rPr>
          <w:rStyle w:val="FootnoteReference"/>
        </w:rPr>
        <w:footnoteReference w:id="65"/>
      </w:r>
    </w:p>
    <w:p w14:paraId="004BDC75" w14:textId="77777777" w:rsidR="00144822" w:rsidRDefault="007C7B86">
      <w:pPr>
        <w:spacing w:after="160"/>
      </w:pPr>
      <w:r>
        <w:t xml:space="preserve">And he is seated. </w:t>
      </w:r>
      <w:proofErr w:type="gramStart"/>
      <w:r>
        <w:t>The humanity</w:t>
      </w:r>
      <w:proofErr w:type="gramEnd"/>
      <w:r>
        <w:t xml:space="preserve"> is not shed, </w:t>
      </w:r>
      <w:proofErr w:type="gramStart"/>
      <w:r>
        <w:t>the scars</w:t>
      </w:r>
      <w:proofErr w:type="gramEnd"/>
      <w:r>
        <w:t xml:space="preserve"> are not a stage, and Chalcedon's </w:t>
      </w:r>
      <w:r>
        <w:rPr>
          <w:i/>
          <w:iCs/>
        </w:rPr>
        <w:t>without division, without separation</w:t>
      </w:r>
      <w:r>
        <w:t xml:space="preserve"> does not expire. Which is where the first clause was always going: finitude is not demotion, and the crumbs beneath the table are the same bread. A standpoint is not a costume worn for thirty years and returned. It is retained, and it is retained by God.</w:t>
      </w:r>
      <w:r>
        <w:rPr>
          <w:rStyle w:val="FootnoteReference"/>
        </w:rPr>
        <w:footnoteReference w:id="66"/>
      </w:r>
    </w:p>
    <w:p w14:paraId="79552C66" w14:textId="77777777" w:rsidR="0082706F" w:rsidRDefault="007C7B86">
      <w:pPr>
        <w:spacing w:after="160"/>
        <w:rPr>
          <w:ins w:id="40" w:author="Claude" w:date="2026-08-15T00:00:00Z"/>
        </w:rPr>
      </w:pPr>
      <w:ins w:id="41" w:author="Claude" w:date="2026-08-15T00:00:00Z">
        <w:r>
          <w:t xml:space="preserve">Which raises a question I have been putting off, and the ascension is where it </w:t>
        </w:r>
        <w:proofErr w:type="gramStart"/>
        <w:r>
          <w:t>has to</w:t>
        </w:r>
        <w:proofErr w:type="gramEnd"/>
        <w:r>
          <w:t xml:space="preserve"> be answered, because a retained humanity seated in God is either for everyone or it is a Christian possession.</w:t>
        </w:r>
      </w:ins>
    </w:p>
    <w:p w14:paraId="5395323A" w14:textId="77777777" w:rsidR="0082706F" w:rsidRDefault="007C7B86">
      <w:pPr>
        <w:spacing w:after="160"/>
        <w:rPr>
          <w:ins w:id="42" w:author="Claude" w:date="2026-08-15T00:00:00Z"/>
        </w:rPr>
      </w:pPr>
      <w:ins w:id="43" w:author="Claude" w:date="2026-08-15T00:00:00Z">
        <w:r>
          <w:t xml:space="preserve">The Jewish revelation is sufficient for Jews. I want that sentence to stand without softening, and nothing in this document requires me to withdraw it. Sinai is not a </w:t>
        </w:r>
        <w:proofErr w:type="gramStart"/>
        <w:r>
          <w:t>preliminary</w:t>
        </w:r>
        <w:proofErr w:type="gramEnd"/>
        <w:r>
          <w:t xml:space="preserve"> and the covenant is not </w:t>
        </w:r>
        <w:proofErr w:type="gramStart"/>
        <w:r>
          <w:t>a rehearsal</w:t>
        </w:r>
        <w:proofErr w:type="gramEnd"/>
        <w:r>
          <w:t>. What gentiles lacked was not a covenant but a legible one — no Name said over them, no scroll, no seventy elders on the mountain, no formula on the page marking which register was in use.</w:t>
        </w:r>
      </w:ins>
    </w:p>
    <w:p w14:paraId="1DB4B5F6" w14:textId="77777777" w:rsidR="0082706F" w:rsidRDefault="007C7B86">
      <w:pPr>
        <w:spacing w:after="160"/>
        <w:rPr>
          <w:ins w:id="44" w:author="Claude" w:date="2026-08-15T00:00:00Z"/>
        </w:rPr>
      </w:pPr>
      <w:ins w:id="45" w:author="Claude" w:date="2026-08-15T00:00:00Z">
        <w:r>
          <w:t xml:space="preserve">One mechanism, two routes of access. The mechanism is the one I have been describing since the second clause: the universal I, said. The routes differ only in what makes it readable. To Israel it is legible by attribution — </w:t>
        </w:r>
        <w:r>
          <w:rPr>
            <w:i/>
            <w:iCs/>
          </w:rPr>
          <w:t>thus says the LORD</w:t>
        </w:r>
        <w:r>
          <w:t>, and a people trained across centuries to hear where the join is. To everyone else it became legible in a man, at a date, under a magistrate, with nothing standing in front of him at all.</w:t>
        </w:r>
      </w:ins>
    </w:p>
    <w:p w14:paraId="38B55E82" w14:textId="77777777" w:rsidR="0082706F" w:rsidRDefault="007C7B86">
      <w:pPr>
        <w:spacing w:after="160"/>
        <w:rPr>
          <w:ins w:id="46" w:author="Claude" w:date="2026-08-15T00:00:00Z"/>
        </w:rPr>
      </w:pPr>
      <w:proofErr w:type="gramStart"/>
      <w:ins w:id="47" w:author="Claude" w:date="2026-08-15T00:00:00Z">
        <w:r>
          <w:t>So</w:t>
        </w:r>
        <w:proofErr w:type="gramEnd"/>
        <w:r>
          <w:t xml:space="preserve"> I do not think the second route supersedes the first. A second door into a house is not a judgment on the first door. And it is also why the mission goes where it goes: to the nations, because the nations are the ones who </w:t>
        </w:r>
        <w:proofErr w:type="gramStart"/>
        <w:r>
          <w:t>could not</w:t>
        </w:r>
        <w:proofErr w:type="gramEnd"/>
        <w:r>
          <w:t xml:space="preserve"> read.</w:t>
        </w:r>
      </w:ins>
    </w:p>
    <w:p w14:paraId="20F76749" w14:textId="77777777" w:rsidR="00144822" w:rsidRDefault="007C7B86">
      <w:pPr>
        <w:pStyle w:val="Heading1"/>
        <w:spacing w:before="400" w:after="200"/>
      </w:pPr>
      <w:r>
        <w:t>VIII. Of the Coming and the Judgment</w:t>
      </w:r>
    </w:p>
    <w:p w14:paraId="4E422EFD" w14:textId="77777777" w:rsidR="00144822" w:rsidRDefault="007C7B86">
      <w:pPr>
        <w:pBdr>
          <w:left w:val="single" w:sz="6" w:space="12" w:color="888888"/>
        </w:pBdr>
        <w:spacing w:before="120" w:after="240"/>
        <w:ind w:left="360" w:right="360"/>
      </w:pPr>
      <w:r>
        <w:rPr>
          <w:i/>
          <w:iCs/>
          <w:sz w:val="24"/>
          <w:szCs w:val="24"/>
        </w:rPr>
        <w:t>He will come again in glory to judge the living and the dead, and his kingdom will have no end.</w:t>
      </w:r>
    </w:p>
    <w:p w14:paraId="5C118716" w14:textId="77777777" w:rsidR="00144822" w:rsidRDefault="007C7B86">
      <w:pPr>
        <w:spacing w:after="160"/>
      </w:pPr>
      <w:r>
        <w:lastRenderedPageBreak/>
        <w:t xml:space="preserve">The coming is not </w:t>
      </w:r>
      <w:proofErr w:type="gramStart"/>
      <w:r>
        <w:t>travel,</w:t>
      </w:r>
      <w:proofErr w:type="gramEnd"/>
      <w:r>
        <w:t xml:space="preserve"> we have seen that it cannot be. I said at the first clause that nothing is set outside God, so there is no distance for anyone to cross and nowhere to cross it from. The Greek Old Testament turns out to agree: God's advent there is a matter of shining, of becoming visible, of a presence already present being seen.</w:t>
      </w:r>
      <w:r>
        <w:rPr>
          <w:rStyle w:val="FootnoteReference"/>
        </w:rPr>
        <w:footnoteReference w:id="67"/>
      </w:r>
    </w:p>
    <w:p w14:paraId="27783567" w14:textId="77777777" w:rsidR="00144822" w:rsidRDefault="007C7B86">
      <w:pPr>
        <w:spacing w:after="160"/>
      </w:pPr>
      <w:r>
        <w:rPr>
          <w:i/>
          <w:iCs/>
        </w:rPr>
        <w:t>In glory</w:t>
      </w:r>
      <w:r>
        <w:t xml:space="preserve"> is </w:t>
      </w:r>
      <w:proofErr w:type="gramStart"/>
      <w:r>
        <w:t>not</w:t>
      </w:r>
      <w:proofErr w:type="gramEnd"/>
      <w:r>
        <w:t xml:space="preserve"> decoration. Glory renders </w:t>
      </w:r>
      <w:proofErr w:type="spellStart"/>
      <w:r>
        <w:rPr>
          <w:i/>
          <w:iCs/>
        </w:rPr>
        <w:t>kavod</w:t>
      </w:r>
      <w:proofErr w:type="spellEnd"/>
      <w:r>
        <w:t>, the visible weight of a presence, and it is the operative word. What is promised is a visibility increased and not a distance closed.</w:t>
      </w:r>
    </w:p>
    <w:p w14:paraId="49A58529" w14:textId="77777777" w:rsidR="00144822" w:rsidRDefault="007C7B86">
      <w:pPr>
        <w:spacing w:after="160"/>
      </w:pPr>
      <w:r>
        <w:t xml:space="preserve">The coming is </w:t>
      </w:r>
      <w:r>
        <w:rPr>
          <w:i/>
          <w:iCs/>
        </w:rPr>
        <w:t>to judge</w:t>
      </w:r>
      <w:r>
        <w:t xml:space="preserve">, and the second word has taken as much damage in English as the first. What the Greek says is </w:t>
      </w:r>
      <w:proofErr w:type="spellStart"/>
      <w:r>
        <w:rPr>
          <w:i/>
          <w:iCs/>
        </w:rPr>
        <w:t>krisis</w:t>
      </w:r>
      <w:proofErr w:type="spellEnd"/>
      <w:r>
        <w:t>, which is not the passing of a sentence but a separation, a sifting, a discernment — the point at which a thing becomes clear rather than the point at which it is punished. Our own word still has some of it: a crisis is when you find out.</w:t>
      </w:r>
    </w:p>
    <w:p w14:paraId="6DF26071" w14:textId="77777777" w:rsidR="00144822" w:rsidRDefault="007C7B86">
      <w:pPr>
        <w:spacing w:after="160"/>
      </w:pPr>
      <w:proofErr w:type="gramStart"/>
      <w:r>
        <w:t>So</w:t>
      </w:r>
      <w:proofErr w:type="gramEnd"/>
      <w:r>
        <w:t xml:space="preserve"> judgment on this reading is scribal: the recording and manifesting of what is already the case. Nothing is decided. Something becomes visible — which makes judgment and advent the same event described twice, once by what it does and once by how it happens.</w:t>
      </w:r>
    </w:p>
    <w:p w14:paraId="066AB422" w14:textId="77777777" w:rsidR="00144822" w:rsidRDefault="007C7B86">
      <w:pPr>
        <w:spacing w:after="160"/>
      </w:pPr>
      <w:r>
        <w:t xml:space="preserve">And the dead are judged, which is to say the dead are shown. I have no separate </w:t>
      </w:r>
      <w:proofErr w:type="gramStart"/>
      <w:r>
        <w:t>account</w:t>
      </w:r>
      <w:proofErr w:type="gramEnd"/>
      <w:r>
        <w:t xml:space="preserve"> of the descent into hell and do not need one. There is nowhere he is absent from, including there, and if judgment is unavoidable seeing then it is not a rescue mounted into a sealed place. It is the same light arriving where everyone assumed it could not.</w:t>
      </w:r>
      <w:r>
        <w:rPr>
          <w:rStyle w:val="FootnoteReference"/>
        </w:rPr>
        <w:footnoteReference w:id="68"/>
      </w:r>
    </w:p>
    <w:p w14:paraId="468D312D" w14:textId="77777777" w:rsidR="0082706F" w:rsidRDefault="007C7B86">
      <w:pPr>
        <w:spacing w:after="160"/>
        <w:rPr>
          <w:ins w:id="48" w:author="Claude" w:date="2026-08-15T00:00:00Z"/>
        </w:rPr>
      </w:pPr>
      <w:ins w:id="49" w:author="Claude" w:date="2026-08-15T00:00:00Z">
        <w:r>
          <w:t xml:space="preserve">Which is where I owe Pharaoh an answer. I said </w:t>
        </w:r>
        <w:proofErr w:type="spellStart"/>
        <w:r>
          <w:t>at</w:t>
        </w:r>
        <w:proofErr w:type="spellEnd"/>
        <w:r>
          <w:t xml:space="preserve"> </w:t>
        </w:r>
        <w:r>
          <w:rPr>
            <w:i/>
            <w:iCs/>
          </w:rPr>
          <w:t xml:space="preserve">he </w:t>
        </w:r>
        <w:proofErr w:type="gramStart"/>
        <w:r>
          <w:rPr>
            <w:i/>
            <w:iCs/>
          </w:rPr>
          <w:t>has</w:t>
        </w:r>
        <w:proofErr w:type="gramEnd"/>
        <w:r>
          <w:rPr>
            <w:i/>
            <w:iCs/>
          </w:rPr>
          <w:t xml:space="preserve"> spoken through the prophets</w:t>
        </w:r>
        <w:r>
          <w:t xml:space="preserve"> that he was held upright </w:t>
        </w:r>
        <w:proofErr w:type="gramStart"/>
        <w:r>
          <w:t>in order to</w:t>
        </w:r>
        <w:proofErr w:type="gramEnd"/>
        <w:r>
          <w:t xml:space="preserve"> be addressed, and that I could not yet say what it means that the address can fail.</w:t>
        </w:r>
      </w:ins>
    </w:p>
    <w:p w14:paraId="31A4675C" w14:textId="77777777" w:rsidR="0082706F" w:rsidRDefault="007C7B86">
      <w:pPr>
        <w:spacing w:after="160"/>
        <w:rPr>
          <w:ins w:id="50" w:author="Claude" w:date="2026-08-15T00:00:00Z"/>
        </w:rPr>
      </w:pPr>
      <w:ins w:id="51" w:author="Claude" w:date="2026-08-15T00:00:00Z">
        <w:r>
          <w:t xml:space="preserve">Here is what I can say. If judgment is </w:t>
        </w:r>
        <w:proofErr w:type="spellStart"/>
        <w:r>
          <w:rPr>
            <w:i/>
            <w:iCs/>
          </w:rPr>
          <w:t>krisis</w:t>
        </w:r>
        <w:proofErr w:type="spellEnd"/>
        <w:r>
          <w:t xml:space="preserve"> and not sentence, then failing to see is not a verdict handed down but a condition that persists — and a condition that persists is not a condition that has ended. Pharaoh in the sea is a man at a moment. I said at the first clause that nothing is set outside God, which forecloses any account in which he is finally elsewhere. The hardening bought him a position from which seeing was possible; he did not see; and the light did not stop.</w:t>
        </w:r>
      </w:ins>
    </w:p>
    <w:p w14:paraId="0B1E105D" w14:textId="77777777" w:rsidR="0082706F" w:rsidRDefault="007C7B86">
      <w:pPr>
        <w:spacing w:after="160"/>
        <w:rPr>
          <w:ins w:id="52" w:author="Claude" w:date="2026-08-15T00:00:00Z"/>
        </w:rPr>
      </w:pPr>
      <w:ins w:id="53" w:author="Claude" w:date="2026-08-15T00:00:00Z">
        <w:r>
          <w:t xml:space="preserve">That is less than an answer and it is what the reading permits. What I refuse is the version where the address was never real — where he was made a puppet so that the plagues could proceed. </w:t>
        </w:r>
        <w:proofErr w:type="spellStart"/>
        <w:r>
          <w:t>Ramban's</w:t>
        </w:r>
        <w:proofErr w:type="spellEnd"/>
        <w:r>
          <w:t xml:space="preserve"> whole point is that it was real. A real address that goes unanswered is a worse problem than a rigged one, and I would rather have the worse problem.</w:t>
        </w:r>
      </w:ins>
    </w:p>
    <w:p w14:paraId="1B666E65" w14:textId="77777777" w:rsidR="00144822" w:rsidRDefault="007C7B86">
      <w:pPr>
        <w:spacing w:after="160"/>
      </w:pPr>
      <w:r>
        <w:lastRenderedPageBreak/>
        <w:t>There is a figure at the right hand whose entire function is accusation, and I have to say something about him, because I have just described the judgment as a clerical act and he is the other clerk.</w:t>
      </w:r>
    </w:p>
    <w:p w14:paraId="43A5CB6B" w14:textId="77777777" w:rsidR="00144822" w:rsidRDefault="007C7B86">
      <w:pPr>
        <w:spacing w:after="160"/>
      </w:pPr>
      <w:r>
        <w:rPr>
          <w:i/>
          <w:iCs/>
        </w:rPr>
        <w:t>Ha-</w:t>
      </w:r>
      <w:proofErr w:type="spellStart"/>
      <w:r>
        <w:rPr>
          <w:i/>
          <w:iCs/>
        </w:rPr>
        <w:t>satan</w:t>
      </w:r>
      <w:proofErr w:type="spellEnd"/>
      <w:r>
        <w:t xml:space="preserve"> in the Hebrew Bible is not a name. It has </w:t>
      </w:r>
      <w:proofErr w:type="gramStart"/>
      <w:r>
        <w:t>the</w:t>
      </w:r>
      <w:proofErr w:type="gramEnd"/>
      <w:r>
        <w:t xml:space="preserve"> definite article. It is a job — the accuser, the adversary — and in Job he is a member of the council doing that job, and in Zechariah he stands at the right hand of the high priest to accuse </w:t>
      </w:r>
      <w:proofErr w:type="gramStart"/>
      <w:r>
        <w:t>him, and</w:t>
      </w:r>
      <w:proofErr w:type="gramEnd"/>
      <w:r>
        <w:t xml:space="preserve"> is rebuked.</w:t>
      </w:r>
      <w:r>
        <w:rPr>
          <w:rStyle w:val="FootnoteReference"/>
        </w:rPr>
        <w:footnoteReference w:id="69"/>
      </w:r>
    </w:p>
    <w:p w14:paraId="4A79A096" w14:textId="77777777" w:rsidR="00144822" w:rsidRDefault="007C7B86">
      <w:pPr>
        <w:spacing w:after="160"/>
      </w:pPr>
      <w:proofErr w:type="gramStart"/>
      <w:r>
        <w:t>Standing,</w:t>
      </w:r>
      <w:proofErr w:type="gramEnd"/>
      <w:r>
        <w:t xml:space="preserve"> on the right, presenting a case.</w:t>
      </w:r>
    </w:p>
    <w:p w14:paraId="371276BB" w14:textId="77777777" w:rsidR="00144822" w:rsidRDefault="007C7B86">
      <w:pPr>
        <w:spacing w:after="160"/>
      </w:pPr>
      <w:r>
        <w:t xml:space="preserve">Yes, I understand that I have just put Christ and the accuser in the same posture, side by side, approaching the same bench. Hear me out, because the resemblance is the point and not an accident. Neither of them decides anything. One records the merits and one presents the charges, and both are </w:t>
      </w:r>
      <w:proofErr w:type="gramStart"/>
      <w:r>
        <w:t>disclosure —</w:t>
      </w:r>
      <w:proofErr w:type="gramEnd"/>
      <w:r>
        <w:t xml:space="preserve"> which is what judgment is. Nothing is settled </w:t>
      </w:r>
      <w:proofErr w:type="gramStart"/>
      <w:r>
        <w:t>at</w:t>
      </w:r>
      <w:proofErr w:type="gramEnd"/>
      <w:r>
        <w:t xml:space="preserve"> that throne. Things are made visible there, and the accuser is not wrong about the facts. He is rebuked for the register, not for the evidence.</w:t>
      </w:r>
    </w:p>
    <w:p w14:paraId="5A61AE69" w14:textId="77777777" w:rsidR="00144822" w:rsidRDefault="007C7B86">
      <w:pPr>
        <w:spacing w:after="160"/>
      </w:pPr>
      <w:r>
        <w:t xml:space="preserve">Which is the same thing I said about forgiveness. What is let go is the compound and not the terms — nothing is cancelled and no account is settled, because there was never a ledger. </w:t>
      </w:r>
      <w:proofErr w:type="gramStart"/>
      <w:r>
        <w:t>So</w:t>
      </w:r>
      <w:proofErr w:type="gramEnd"/>
      <w:r>
        <w:t xml:space="preserve"> the charges can be entirely </w:t>
      </w:r>
      <w:proofErr w:type="gramStart"/>
      <w:r>
        <w:t>accurate</w:t>
      </w:r>
      <w:proofErr w:type="gramEnd"/>
      <w:r>
        <w:t xml:space="preserve"> and it makes no difference. There is nothing to </w:t>
      </w:r>
      <w:proofErr w:type="gramStart"/>
      <w:r>
        <w:t>acquit</w:t>
      </w:r>
      <w:proofErr w:type="gramEnd"/>
      <w:r>
        <w:t>. The case is real and the verdict was never his to want.</w:t>
      </w:r>
    </w:p>
    <w:p w14:paraId="706CE11C" w14:textId="77777777" w:rsidR="0082706F" w:rsidRDefault="007C7B86">
      <w:pPr>
        <w:spacing w:after="160"/>
        <w:rPr>
          <w:ins w:id="54" w:author="Claude" w:date="2026-08-15T00:00:00Z"/>
        </w:rPr>
      </w:pPr>
      <w:ins w:id="55" w:author="Claude" w:date="2026-08-15T00:00:00Z">
        <w:r>
          <w:t xml:space="preserve">The wilderness belongs here, and not where it is usually put. We read the temptation as seduction — an offer made to an appetite, the interest being whether he wants it. That is not the form of the scene. Twice the sentence begins </w:t>
        </w:r>
        <w:r>
          <w:rPr>
            <w:i/>
            <w:iCs/>
          </w:rPr>
          <w:t>if thou be the Son of God</w:t>
        </w:r>
        <w:r>
          <w:t>, which is not an enticement but a question put to a witness; and the third exchange is not a question at all but an offer of jurisdiction, made by the one figure in the story whose office is to test a claim in the presence of the court.</w:t>
        </w:r>
      </w:ins>
    </w:p>
    <w:p w14:paraId="1C04EFC0" w14:textId="77777777" w:rsidR="0082706F" w:rsidRDefault="007C7B86">
      <w:pPr>
        <w:spacing w:after="160"/>
        <w:rPr>
          <w:ins w:id="56" w:author="Claude" w:date="2026-08-15T00:00:00Z"/>
        </w:rPr>
      </w:pPr>
      <w:ins w:id="57" w:author="Claude" w:date="2026-08-15T00:00:00Z">
        <w:r>
          <w:t xml:space="preserve">Read that </w:t>
        </w:r>
        <w:proofErr w:type="gramStart"/>
        <w:r>
          <w:t>way</w:t>
        </w:r>
        <w:proofErr w:type="gramEnd"/>
        <w:r>
          <w:t xml:space="preserve"> the forty days are a cross-examination, and the examiner is doing his job. He is testing what this document has been testing: whether the I </w:t>
        </w:r>
        <w:proofErr w:type="gramStart"/>
        <w:r>
          <w:t>is</w:t>
        </w:r>
        <w:proofErr w:type="gramEnd"/>
        <w:r>
          <w:t xml:space="preserve"> his or borrowed. </w:t>
        </w:r>
        <w:r>
          <w:rPr>
            <w:i/>
            <w:iCs/>
          </w:rPr>
          <w:t>Command that these stones be made bread</w:t>
        </w:r>
        <w:r>
          <w:t xml:space="preserve"> asks him to demonstrate the claim on demand, which is what a borrowed authority would do, having something to prove. </w:t>
        </w:r>
        <w:r>
          <w:rPr>
            <w:i/>
            <w:iCs/>
          </w:rPr>
          <w:t>Cast thyself down</w:t>
        </w:r>
        <w:r>
          <w:t xml:space="preserve"> asks him to make the </w:t>
        </w:r>
        <w:proofErr w:type="gramStart"/>
        <w:r>
          <w:t>Father</w:t>
        </w:r>
        <w:proofErr w:type="gramEnd"/>
        <w:r>
          <w:t xml:space="preserve"> act, which would establish the relation as external. </w:t>
        </w:r>
        <w:r>
          <w:rPr>
            <w:i/>
            <w:iCs/>
          </w:rPr>
          <w:t xml:space="preserve">All these things will I give </w:t>
        </w:r>
        <w:proofErr w:type="gramStart"/>
        <w:r>
          <w:rPr>
            <w:i/>
            <w:iCs/>
          </w:rPr>
          <w:t>thee</w:t>
        </w:r>
        <w:proofErr w:type="gramEnd"/>
        <w:r>
          <w:t xml:space="preserve"> offers him the Name conferred — the world held by grant, from someone, which is precisely Metatron's position and precisely what Arius held.</w:t>
        </w:r>
      </w:ins>
    </w:p>
    <w:p w14:paraId="046E66E7" w14:textId="77777777" w:rsidR="0082706F" w:rsidRDefault="007C7B86">
      <w:pPr>
        <w:spacing w:after="160"/>
        <w:rPr>
          <w:ins w:id="58" w:author="Claude" w:date="2026-08-15T00:00:00Z"/>
        </w:rPr>
      </w:pPr>
      <w:ins w:id="59" w:author="Claude" w:date="2026-08-15T00:00:00Z">
        <w:r>
          <w:t xml:space="preserve">He declines all three, and the </w:t>
        </w:r>
        <w:proofErr w:type="gramStart"/>
        <w:r>
          <w:t>declining</w:t>
        </w:r>
        <w:proofErr w:type="gramEnd"/>
        <w:r>
          <w:t xml:space="preserve"> is not resistance to pleasure. It is a refusal to produce a credential. Every answer is a </w:t>
        </w:r>
        <w:proofErr w:type="gramStart"/>
        <w:r>
          <w:t>verse</w:t>
        </w:r>
        <w:proofErr w:type="gramEnd"/>
        <w:r>
          <w:t xml:space="preserve"> and none is a demonstration, and a man who had to prove it would have proved it.</w:t>
        </w:r>
      </w:ins>
    </w:p>
    <w:p w14:paraId="1A6E70B4" w14:textId="77777777" w:rsidR="0082706F" w:rsidRDefault="007C7B86">
      <w:pPr>
        <w:spacing w:after="160"/>
        <w:rPr>
          <w:ins w:id="60" w:author="Claude" w:date="2026-08-15T00:00:00Z"/>
        </w:rPr>
      </w:pPr>
      <w:proofErr w:type="gramStart"/>
      <w:ins w:id="61" w:author="Claude" w:date="2026-08-15T00:00:00Z">
        <w:r>
          <w:t>So</w:t>
        </w:r>
        <w:proofErr w:type="gramEnd"/>
        <w:r>
          <w:t xml:space="preserve"> the accuser and the accused meet twice in the same posture, at the beginning and at the end, and the examination goes the same way both times. Which is why I do not need the wilderness to be a struggle </w:t>
        </w:r>
        <w:proofErr w:type="gramStart"/>
        <w:r>
          <w:t>in order to</w:t>
        </w:r>
        <w:proofErr w:type="gramEnd"/>
        <w:r>
          <w:t xml:space="preserve"> keep it serious. A cross-examination conducted honestly against a true witness is a real event and produces nothing, and producing nothing is the finding.</w:t>
        </w:r>
      </w:ins>
    </w:p>
    <w:p w14:paraId="19E6797E" w14:textId="77777777" w:rsidR="00144822" w:rsidRDefault="007C7B86">
      <w:pPr>
        <w:spacing w:after="160"/>
      </w:pPr>
      <w:r>
        <w:lastRenderedPageBreak/>
        <w:t xml:space="preserve">And there is only one figure at that throne who is seated, which brings back the seated figure from the ascension. The parallel is exact and so is the difference. Metatron holds the Name because it was placed in him — Exodus says </w:t>
      </w:r>
      <w:r>
        <w:rPr>
          <w:i/>
          <w:iCs/>
        </w:rPr>
        <w:t>my name is in him</w:t>
      </w:r>
      <w:r>
        <w:t>, and a name placed in someone is conferred, held by grant, and therefore capable of being withdrawn.</w:t>
      </w:r>
      <w:r>
        <w:rPr>
          <w:rStyle w:val="FootnoteReference"/>
        </w:rPr>
        <w:footnoteReference w:id="70"/>
      </w:r>
    </w:p>
    <w:p w14:paraId="39CF90EB" w14:textId="77777777" w:rsidR="00144822" w:rsidRDefault="007C7B86">
      <w:pPr>
        <w:spacing w:after="160"/>
      </w:pPr>
      <w:r>
        <w:t xml:space="preserve">That is a borrowed </w:t>
      </w:r>
      <w:r>
        <w:rPr>
          <w:i/>
          <w:iCs/>
        </w:rPr>
        <w:t>I</w:t>
      </w:r>
      <w:r>
        <w:t>, as discussed at "he has spoken through the prophets." Christ does not hold God's Name; he is God's Word.</w:t>
      </w:r>
      <w:r>
        <w:rPr>
          <w:rStyle w:val="FootnoteReference"/>
        </w:rPr>
        <w:footnoteReference w:id="71"/>
      </w:r>
    </w:p>
    <w:p w14:paraId="6AF75F69" w14:textId="77777777" w:rsidR="00144822" w:rsidRDefault="007C7B86">
      <w:pPr>
        <w:spacing w:after="160"/>
      </w:pPr>
      <w:r>
        <w:t>Same throne, different grammar, and the Jewish option that was ruled out and the Christian claim that was made are the same shape seen from two sides.</w:t>
      </w:r>
    </w:p>
    <w:p w14:paraId="2F142965" w14:textId="77777777" w:rsidR="00144822" w:rsidRDefault="007C7B86">
      <w:pPr>
        <w:spacing w:after="160"/>
      </w:pPr>
      <w:r>
        <w:t xml:space="preserve">I should be plain that this is where the most </w:t>
      </w:r>
      <w:proofErr w:type="gramStart"/>
      <w:r>
        <w:t>serious danger</w:t>
      </w:r>
      <w:proofErr w:type="gramEnd"/>
      <w:r>
        <w:t xml:space="preserve"> in this document sits.</w:t>
      </w:r>
      <w:r>
        <w:rPr>
          <w:rStyle w:val="FootnoteReference"/>
        </w:rPr>
        <w:footnoteReference w:id="72"/>
      </w:r>
    </w:p>
    <w:p w14:paraId="3384D10C" w14:textId="77777777" w:rsidR="00144822" w:rsidRDefault="007C7B86">
      <w:pPr>
        <w:spacing w:after="160"/>
      </w:pPr>
      <w:r>
        <w:t xml:space="preserve">An exalted creature granted the divine Name is precisely what Arius held, in another vocabulary, and nothing in my account rules it out except the criterion. The Name in Metatron is </w:t>
      </w:r>
      <w:r>
        <w:rPr>
          <w:i/>
          <w:iCs/>
        </w:rPr>
        <w:t>in</w:t>
      </w:r>
      <w:r>
        <w:t xml:space="preserve"> him. Nothing stands in front of the </w:t>
      </w:r>
      <w:r>
        <w:rPr>
          <w:i/>
          <w:iCs/>
        </w:rPr>
        <w:t>I</w:t>
      </w:r>
      <w:r>
        <w:t xml:space="preserve"> at the well.</w:t>
      </w:r>
    </w:p>
    <w:p w14:paraId="09548C89" w14:textId="77777777" w:rsidR="00144822" w:rsidRDefault="007C7B86">
      <w:pPr>
        <w:spacing w:after="160"/>
      </w:pPr>
      <w:r>
        <w:rPr>
          <w:i/>
          <w:iCs/>
        </w:rPr>
        <w:t>His kingdom will have no end</w:t>
      </w:r>
      <w:r>
        <w:t xml:space="preserve"> was added against a man who thought otherwise.</w:t>
      </w:r>
      <w:r>
        <w:rPr>
          <w:rStyle w:val="FootnoteReference"/>
        </w:rPr>
        <w:footnoteReference w:id="73"/>
      </w:r>
    </w:p>
    <w:p w14:paraId="0BA008B6" w14:textId="77777777" w:rsidR="00144822" w:rsidRDefault="007C7B86">
      <w:pPr>
        <w:spacing w:after="160"/>
      </w:pPr>
      <w:r>
        <w:t xml:space="preserve">Marcellus held that the Logos goes out for the economy and contracts back into the </w:t>
      </w:r>
      <w:proofErr w:type="gramStart"/>
      <w:r>
        <w:t>Father</w:t>
      </w:r>
      <w:proofErr w:type="gramEnd"/>
      <w:r>
        <w:t xml:space="preserve"> when everything is finished — an eschatology with a terminus, in which the arrangement completes and the distinctions fold up. The clause exists to say no. Which is convenient for me, since I do not have a terminus either, though for a different reason.</w:t>
      </w:r>
    </w:p>
    <w:p w14:paraId="157AF6A7" w14:textId="77777777" w:rsidR="00144822" w:rsidRDefault="007C7B86">
      <w:pPr>
        <w:spacing w:after="160"/>
      </w:pPr>
      <w:r>
        <w:t xml:space="preserve">Because no one is permanently damned. Universal restoration is the </w:t>
      </w:r>
      <w:proofErr w:type="gramStart"/>
      <w:r>
        <w:t>conclusion</w:t>
      </w:r>
      <w:proofErr w:type="gramEnd"/>
      <w:r>
        <w:t xml:space="preserve"> and we will never reach it — not because it fails but because it is infinite, and arrival would be a smaller thing than approach.</w:t>
      </w:r>
      <w:r>
        <w:rPr>
          <w:rStyle w:val="FootnoteReference"/>
        </w:rPr>
        <w:footnoteReference w:id="74"/>
      </w:r>
    </w:p>
    <w:p w14:paraId="2955118D" w14:textId="77777777" w:rsidR="00144822" w:rsidRDefault="007C7B86">
      <w:pPr>
        <w:spacing w:after="160"/>
      </w:pPr>
      <w:r>
        <w:t>Which is why the coming and the never-</w:t>
      </w:r>
      <w:proofErr w:type="gramStart"/>
      <w:r>
        <w:t>arriving</w:t>
      </w:r>
      <w:proofErr w:type="gramEnd"/>
      <w:r>
        <w:t xml:space="preserve"> were never in tension. The light is always more, and that is the same sentence as the one about the advent: </w:t>
      </w:r>
      <w:proofErr w:type="gramStart"/>
      <w:r>
        <w:t>a visibility</w:t>
      </w:r>
      <w:proofErr w:type="gramEnd"/>
      <w:r>
        <w:t xml:space="preserve"> increased, with no </w:t>
      </w:r>
      <w:r>
        <w:lastRenderedPageBreak/>
        <w:t>terminus, because there is no distance left to close and nothing to arrive at that is not already here.</w:t>
      </w:r>
    </w:p>
    <w:p w14:paraId="3F8F207F" w14:textId="77777777" w:rsidR="00144822" w:rsidRDefault="007C7B86">
      <w:pPr>
        <w:spacing w:after="160"/>
      </w:pPr>
      <w:r>
        <w:t>As to whether anyone is damned at a given moment: I do not think I am, most of the time, and I cannot answer for anyone else.</w:t>
      </w:r>
    </w:p>
    <w:p w14:paraId="70DE6C8B" w14:textId="77777777" w:rsidR="00144822" w:rsidRDefault="007C7B86">
      <w:pPr>
        <w:pStyle w:val="Heading1"/>
        <w:spacing w:before="400" w:after="200"/>
      </w:pPr>
      <w:r>
        <w:t>IX. Of the Holy Spirit</w:t>
      </w:r>
    </w:p>
    <w:p w14:paraId="1FF70A7B" w14:textId="77777777" w:rsidR="00144822" w:rsidRDefault="007C7B86">
      <w:pPr>
        <w:pBdr>
          <w:left w:val="single" w:sz="6" w:space="12" w:color="888888"/>
        </w:pBdr>
        <w:spacing w:before="120" w:after="240"/>
        <w:ind w:left="360" w:right="360"/>
      </w:pPr>
      <w:r>
        <w:rPr>
          <w:i/>
          <w:iCs/>
          <w:sz w:val="24"/>
          <w:szCs w:val="24"/>
        </w:rPr>
        <w:t>We believe in the Holy Spirit, the Lord, the giver of life, who proceeds from the Father and the Son.</w:t>
      </w:r>
    </w:p>
    <w:p w14:paraId="6359DF6E" w14:textId="77777777" w:rsidR="00144822" w:rsidRDefault="007C7B86">
      <w:pPr>
        <w:spacing w:after="160"/>
      </w:pPr>
      <w:r>
        <w:t xml:space="preserve">The two Lords bothered me from </w:t>
      </w:r>
      <w:proofErr w:type="gramStart"/>
      <w:r>
        <w:t>childhood</w:t>
      </w:r>
      <w:proofErr w:type="gramEnd"/>
      <w:r>
        <w:t xml:space="preserve"> and the difficulty is real rather than childish. I have already said what I now think it is. Paul, writing to Corinth, gave </w:t>
      </w:r>
      <w:r>
        <w:rPr>
          <w:i/>
          <w:iCs/>
        </w:rPr>
        <w:t>God</w:t>
      </w:r>
      <w:r>
        <w:t xml:space="preserve"> to the Father and </w:t>
      </w:r>
      <w:r>
        <w:rPr>
          <w:i/>
          <w:iCs/>
        </w:rPr>
        <w:t>Lord</w:t>
      </w:r>
      <w:r>
        <w:t xml:space="preserve"> to Jesus, and that is not a division of the Shema but the same </w:t>
      </w:r>
      <w:r>
        <w:rPr>
          <w:i/>
          <w:iCs/>
        </w:rPr>
        <w:t>I</w:t>
      </w:r>
      <w:r>
        <w:t xml:space="preserve"> said twice, universally and then particularly.</w:t>
      </w:r>
      <w:r>
        <w:rPr>
          <w:rStyle w:val="FootnoteReference"/>
        </w:rPr>
        <w:footnoteReference w:id="75"/>
      </w:r>
    </w:p>
    <w:p w14:paraId="09DD7B7F" w14:textId="77777777" w:rsidR="00144822" w:rsidRDefault="007C7B86">
      <w:pPr>
        <w:spacing w:after="160"/>
      </w:pPr>
      <w:r>
        <w:t xml:space="preserve">Which accounts for the </w:t>
      </w:r>
      <w:proofErr w:type="gramStart"/>
      <w:r>
        <w:t>Son</w:t>
      </w:r>
      <w:proofErr w:type="gramEnd"/>
      <w:r>
        <w:t xml:space="preserve">. It leaves the Spirit with neither word, </w:t>
      </w:r>
      <w:proofErr w:type="gramStart"/>
      <w:r>
        <w:t>and</w:t>
      </w:r>
      <w:proofErr w:type="gramEnd"/>
      <w:r>
        <w:t xml:space="preserve"> the Creed never calls him God.</w:t>
      </w:r>
    </w:p>
    <w:p w14:paraId="10D76645" w14:textId="77777777" w:rsidR="00144822" w:rsidRDefault="007C7B86">
      <w:pPr>
        <w:spacing w:after="160"/>
      </w:pPr>
      <w:r>
        <w:t>What he gets instead is a stack of things only God does, and a title that is not quite the Son's.</w:t>
      </w:r>
      <w:r>
        <w:rPr>
          <w:rStyle w:val="FootnoteReference"/>
        </w:rPr>
        <w:footnoteReference w:id="76"/>
      </w:r>
    </w:p>
    <w:p w14:paraId="327B2236" w14:textId="77777777" w:rsidR="00144822" w:rsidRDefault="007C7B86">
      <w:pPr>
        <w:spacing w:after="160"/>
      </w:pPr>
      <w:r>
        <w:t>The strategy was to establish equality without using the contested word, and it worked, and it left the Spirit characterized entirely by function, which seems to be the point. Every predicate the Creed gives him is intransitive or passive: proceeds, is worshipped, is glorified, has spoken. This is the Person who does not act. Poured out rather than obligated; present rather than agentive; and the one active thing said of him — that he gives life — is a participle.</w:t>
      </w:r>
    </w:p>
    <w:p w14:paraId="38DC2D7C" w14:textId="77777777" w:rsidR="00144822" w:rsidRDefault="007C7B86">
      <w:pPr>
        <w:spacing w:after="160"/>
      </w:pPr>
      <w:r>
        <w:t>And that is what I find in every place he appears. The breath in which an utterance happens. The presence distributed as tongues of fire, one per head.</w:t>
      </w:r>
      <w:r>
        <w:rPr>
          <w:rStyle w:val="FootnoteReference"/>
        </w:rPr>
        <w:footnoteReference w:id="77"/>
      </w:r>
    </w:p>
    <w:p w14:paraId="71C9CCE7" w14:textId="77777777" w:rsidR="00144822" w:rsidRDefault="007C7B86">
      <w:pPr>
        <w:spacing w:after="160"/>
      </w:pPr>
      <w:r>
        <w:t>The presence that goes into exile with the people.</w:t>
      </w:r>
      <w:r>
        <w:rPr>
          <w:rStyle w:val="FootnoteReference"/>
        </w:rPr>
        <w:footnoteReference w:id="78"/>
      </w:r>
    </w:p>
    <w:p w14:paraId="65C6B878" w14:textId="77777777" w:rsidR="00144822" w:rsidRDefault="007C7B86">
      <w:pPr>
        <w:spacing w:after="160"/>
      </w:pPr>
      <w:r>
        <w:t>Not a lesser Spirit.</w:t>
      </w:r>
    </w:p>
    <w:p w14:paraId="139FCBDB" w14:textId="77777777" w:rsidR="00144822" w:rsidRDefault="007C7B86">
      <w:pPr>
        <w:spacing w:after="160"/>
      </w:pPr>
      <w:r>
        <w:rPr>
          <w:i/>
          <w:iCs/>
        </w:rPr>
        <w:lastRenderedPageBreak/>
        <w:t>The giver of life</w:t>
      </w:r>
      <w:r>
        <w:t xml:space="preserve"> is both manifestation as such and the animation of creatures, and they are one act, because a word cannot be spoken without breath. As it is </w:t>
      </w:r>
      <w:proofErr w:type="gramStart"/>
      <w:r>
        <w:t>written:</w:t>
      </w:r>
      <w:proofErr w:type="gramEnd"/>
      <w:r>
        <w:t xml:space="preserve"> by the word of the LORD the heavens were made, and by the breath of his mouth all their host.</w:t>
      </w:r>
      <w:r>
        <w:rPr>
          <w:rStyle w:val="FootnoteReference"/>
        </w:rPr>
        <w:footnoteReference w:id="79"/>
      </w:r>
    </w:p>
    <w:p w14:paraId="745C587D" w14:textId="77777777" w:rsidR="00144822" w:rsidRDefault="007C7B86">
      <w:pPr>
        <w:spacing w:after="160"/>
      </w:pPr>
      <w:r>
        <w:t>Through him all things were made said that God speaks and what is spoken is. This clause says what the speaking is made of.</w:t>
      </w:r>
    </w:p>
    <w:p w14:paraId="15BB9BA3" w14:textId="77777777" w:rsidR="00144822" w:rsidRDefault="007C7B86">
      <w:pPr>
        <w:spacing w:after="160"/>
      </w:pPr>
      <w:r>
        <w:t xml:space="preserve">Which is also why I hold the </w:t>
      </w:r>
      <w:r>
        <w:rPr>
          <w:i/>
          <w:iCs/>
        </w:rPr>
        <w:t>filioque</w:t>
      </w:r>
      <w:r>
        <w:t>, and not as a Western political addition.</w:t>
      </w:r>
      <w:r>
        <w:rPr>
          <w:rStyle w:val="FootnoteReference"/>
        </w:rPr>
        <w:footnoteReference w:id="80"/>
      </w:r>
    </w:p>
    <w:p w14:paraId="594E892A" w14:textId="77777777" w:rsidR="00144822" w:rsidRDefault="007C7B86">
      <w:pPr>
        <w:spacing w:after="160"/>
      </w:pPr>
      <w:r>
        <w:t xml:space="preserve">There is no word without breath and no breath shaped into speech without a word. The two are not sequential and neither </w:t>
      </w:r>
      <w:proofErr w:type="gramStart"/>
      <w:r>
        <w:t>is</w:t>
      </w:r>
      <w:proofErr w:type="gramEnd"/>
      <w:r>
        <w:t xml:space="preserve"> </w:t>
      </w:r>
      <w:proofErr w:type="gramStart"/>
      <w:r>
        <w:t>a product</w:t>
      </w:r>
      <w:proofErr w:type="gramEnd"/>
      <w:r>
        <w:t xml:space="preserve"> of the other. </w:t>
      </w:r>
      <w:proofErr w:type="gramStart"/>
      <w:r>
        <w:t>The Spirit</w:t>
      </w:r>
      <w:proofErr w:type="gramEnd"/>
      <w:r>
        <w:t xml:space="preserve"> proceeds from the Father and the Son because the utterance is one.</w:t>
      </w:r>
    </w:p>
    <w:p w14:paraId="34F0FF01" w14:textId="77777777" w:rsidR="00144822" w:rsidRDefault="007C7B86">
      <w:pPr>
        <w:spacing w:after="160"/>
      </w:pPr>
      <w:r>
        <w:t xml:space="preserve">And </w:t>
      </w:r>
      <w:r>
        <w:rPr>
          <w:i/>
          <w:iCs/>
        </w:rPr>
        <w:t>proceeds</w:t>
      </w:r>
      <w:r>
        <w:t xml:space="preserve"> </w:t>
      </w:r>
      <w:proofErr w:type="gramStart"/>
      <w:r>
        <w:t>is</w:t>
      </w:r>
      <w:proofErr w:type="gramEnd"/>
      <w:r>
        <w:t xml:space="preserve"> the third of the Creed's three verbs.</w:t>
      </w:r>
      <w:r>
        <w:rPr>
          <w:rStyle w:val="FootnoteReference"/>
        </w:rPr>
        <w:footnoteReference w:id="81"/>
      </w:r>
    </w:p>
    <w:p w14:paraId="1C738EAD" w14:textId="77777777" w:rsidR="00144822" w:rsidRDefault="007C7B86">
      <w:pPr>
        <w:spacing w:after="160"/>
      </w:pPr>
      <w:r>
        <w:t xml:space="preserve">The world is fashioned, the Son is begotten, the Spirit proceeds — and proceeding is the one with no product at the end of it. Nothing results from a breath going out. It is </w:t>
      </w:r>
      <w:proofErr w:type="gramStart"/>
      <w:r>
        <w:t>the going</w:t>
      </w:r>
      <w:proofErr w:type="gramEnd"/>
      <w:r>
        <w:t xml:space="preserve"> out.</w:t>
      </w:r>
    </w:p>
    <w:p w14:paraId="18353700" w14:textId="77777777" w:rsidR="00144822" w:rsidRDefault="007C7B86">
      <w:pPr>
        <w:pStyle w:val="Heading1"/>
        <w:spacing w:before="400" w:after="200"/>
      </w:pPr>
      <w:r>
        <w:t>X. Of Worship and Prophecy</w:t>
      </w:r>
    </w:p>
    <w:p w14:paraId="4C8BBEA9" w14:textId="77777777" w:rsidR="00144822" w:rsidRDefault="007C7B86">
      <w:pPr>
        <w:pBdr>
          <w:left w:val="single" w:sz="6" w:space="12" w:color="888888"/>
        </w:pBdr>
        <w:spacing w:before="120" w:after="240"/>
        <w:ind w:left="360" w:right="360"/>
      </w:pPr>
      <w:r>
        <w:rPr>
          <w:i/>
          <w:iCs/>
          <w:sz w:val="24"/>
          <w:szCs w:val="24"/>
        </w:rPr>
        <w:t xml:space="preserve">With the </w:t>
      </w:r>
      <w:proofErr w:type="gramStart"/>
      <w:r>
        <w:rPr>
          <w:i/>
          <w:iCs/>
          <w:sz w:val="24"/>
          <w:szCs w:val="24"/>
        </w:rPr>
        <w:t>Father</w:t>
      </w:r>
      <w:proofErr w:type="gramEnd"/>
      <w:r>
        <w:rPr>
          <w:i/>
          <w:iCs/>
          <w:sz w:val="24"/>
          <w:szCs w:val="24"/>
        </w:rPr>
        <w:t xml:space="preserve"> and the </w:t>
      </w:r>
      <w:proofErr w:type="gramStart"/>
      <w:r>
        <w:rPr>
          <w:i/>
          <w:iCs/>
          <w:sz w:val="24"/>
          <w:szCs w:val="24"/>
        </w:rPr>
        <w:t>Son</w:t>
      </w:r>
      <w:proofErr w:type="gramEnd"/>
      <w:r>
        <w:rPr>
          <w:i/>
          <w:iCs/>
          <w:sz w:val="24"/>
          <w:szCs w:val="24"/>
        </w:rPr>
        <w:t xml:space="preserve"> he is </w:t>
      </w:r>
      <w:proofErr w:type="gramStart"/>
      <w:r>
        <w:rPr>
          <w:i/>
          <w:iCs/>
          <w:sz w:val="24"/>
          <w:szCs w:val="24"/>
        </w:rPr>
        <w:t>worshiped</w:t>
      </w:r>
      <w:proofErr w:type="gramEnd"/>
      <w:r>
        <w:rPr>
          <w:i/>
          <w:iCs/>
          <w:sz w:val="24"/>
          <w:szCs w:val="24"/>
        </w:rPr>
        <w:t xml:space="preserve"> and glorified. He has spoken through the prophets.</w:t>
      </w:r>
    </w:p>
    <w:p w14:paraId="281E340F" w14:textId="77777777" w:rsidR="00144822" w:rsidRDefault="007C7B86">
      <w:pPr>
        <w:spacing w:after="160"/>
      </w:pPr>
      <w:r>
        <w:t>The Greek is co-worshipped, and it was fought for.</w:t>
      </w:r>
      <w:r>
        <w:rPr>
          <w:rStyle w:val="FootnoteReference"/>
        </w:rPr>
        <w:footnoteReference w:id="82"/>
      </w:r>
    </w:p>
    <w:p w14:paraId="29BFF50C" w14:textId="77777777" w:rsidR="00144822" w:rsidRDefault="007C7B86">
      <w:pPr>
        <w:spacing w:after="160"/>
      </w:pPr>
      <w:r>
        <w:t>Worship is owed to God alone, and the word was chosen against exactly the reading that would make the Spirit's worship secondary — not veneration alongside adoration, but the same thing given to all three.</w:t>
      </w:r>
    </w:p>
    <w:p w14:paraId="44289FC8" w14:textId="77777777" w:rsidR="00144822" w:rsidRDefault="007C7B86">
      <w:pPr>
        <w:spacing w:after="160"/>
      </w:pPr>
      <w:r>
        <w:t xml:space="preserve">Which used to trouble me, because it looked like division. I took the </w:t>
      </w:r>
      <w:r>
        <w:rPr>
          <w:i/>
          <w:iCs/>
        </w:rPr>
        <w:t>with</w:t>
      </w:r>
      <w:r>
        <w:t xml:space="preserve"> as modal: that the Spirit is worshipped </w:t>
      </w:r>
      <w:r>
        <w:rPr>
          <w:i/>
          <w:iCs/>
        </w:rPr>
        <w:t>by means of</w:t>
      </w:r>
      <w:r>
        <w:t xml:space="preserve"> the Father and the Son. I no longer see that thanks to Basil's formula — in the Spirit, through the Son, to the Father.</w:t>
      </w:r>
      <w:r>
        <w:rPr>
          <w:rStyle w:val="FootnoteReference"/>
        </w:rPr>
        <w:footnoteReference w:id="83"/>
      </w:r>
    </w:p>
    <w:p w14:paraId="65868E00" w14:textId="77777777" w:rsidR="00144822" w:rsidRDefault="007C7B86">
      <w:pPr>
        <w:spacing w:after="160"/>
      </w:pPr>
      <w:r>
        <w:t>Not a lesser object of devotion but the medium of it. And there is nothing here to divide in any case: worship of three Persons is not divided worship if there is one being, and there is.</w:t>
      </w:r>
    </w:p>
    <w:p w14:paraId="760287BD" w14:textId="77777777" w:rsidR="00144822" w:rsidRDefault="007C7B86">
      <w:pPr>
        <w:spacing w:after="160"/>
      </w:pPr>
      <w:r>
        <w:lastRenderedPageBreak/>
        <w:t>Then the second half, and here the first clause pays out.</w:t>
      </w:r>
    </w:p>
    <w:p w14:paraId="5A1E5385" w14:textId="77777777" w:rsidR="00144822" w:rsidRDefault="007C7B86">
      <w:pPr>
        <w:spacing w:after="160"/>
      </w:pPr>
      <w:r>
        <w:t xml:space="preserve">I said there that the light has nothing to meet but itself, and that it does two things when it does — </w:t>
      </w:r>
      <w:proofErr w:type="gramStart"/>
      <w:r>
        <w:t>reflects, and</w:t>
      </w:r>
      <w:proofErr w:type="gramEnd"/>
      <w:r>
        <w:t xml:space="preserve"> refracts. The Son is </w:t>
      </w:r>
      <w:r>
        <w:rPr>
          <w:i/>
          <w:iCs/>
        </w:rPr>
        <w:t>Light from Light</w:t>
      </w:r>
      <w:r>
        <w:t>, which is reflection: the source becoming an image with no interval. This is the other one. Refraction is what makes one beam into a spectrum, and it is the only way light becomes many without becoming less.</w:t>
      </w:r>
    </w:p>
    <w:p w14:paraId="58770AE1" w14:textId="77777777" w:rsidR="00144822" w:rsidRDefault="007C7B86">
      <w:pPr>
        <w:spacing w:after="160"/>
      </w:pPr>
      <w:r>
        <w:rPr>
          <w:i/>
          <w:iCs/>
        </w:rPr>
        <w:t>He has spoken through the prophets.</w:t>
      </w:r>
      <w:r>
        <w:t xml:space="preserve"> Many mouths, one word, and the plural </w:t>
      </w:r>
      <w:proofErr w:type="gramStart"/>
      <w:r>
        <w:t>is</w:t>
      </w:r>
      <w:proofErr w:type="gramEnd"/>
      <w:r>
        <w:t xml:space="preserve"> not incidental.</w:t>
      </w:r>
      <w:r>
        <w:rPr>
          <w:rStyle w:val="FootnoteReference"/>
        </w:rPr>
        <w:footnoteReference w:id="84"/>
      </w:r>
    </w:p>
    <w:p w14:paraId="69E9335A" w14:textId="77777777" w:rsidR="00144822" w:rsidRDefault="007C7B86">
      <w:pPr>
        <w:spacing w:after="160"/>
      </w:pPr>
      <w:r>
        <w:t xml:space="preserve">Every prophet is a color, and a color is genuinely the light and genuinely not the whole of it, which is why prophetic speech is true </w:t>
      </w:r>
      <w:r>
        <w:rPr>
          <w:i/>
          <w:iCs/>
        </w:rPr>
        <w:t>and</w:t>
      </w:r>
      <w:r>
        <w:t xml:space="preserve"> borrowed at once. The Spirit rests on someone, and what rests can depart, and the resting is what the attribution names.</w:t>
      </w:r>
      <w:r>
        <w:rPr>
          <w:rStyle w:val="FootnoteReference"/>
        </w:rPr>
        <w:footnoteReference w:id="85"/>
      </w:r>
    </w:p>
    <w:p w14:paraId="3263E6D4" w14:textId="77777777" w:rsidR="00144822" w:rsidRDefault="007C7B86">
      <w:pPr>
        <w:spacing w:after="160"/>
      </w:pPr>
      <w:r>
        <w:rPr>
          <w:i/>
          <w:iCs/>
        </w:rPr>
        <w:t>Thus says the LORD</w:t>
      </w:r>
      <w:r>
        <w:t xml:space="preserve"> is the facets of the prism, made visible on the page.</w:t>
      </w:r>
    </w:p>
    <w:p w14:paraId="3D9B1268" w14:textId="77777777" w:rsidR="00144822" w:rsidRDefault="007C7B86">
      <w:pPr>
        <w:spacing w:after="160"/>
      </w:pPr>
      <w:proofErr w:type="gramStart"/>
      <w:r>
        <w:t>So</w:t>
      </w:r>
      <w:proofErr w:type="gramEnd"/>
      <w:r>
        <w:t xml:space="preserve"> this clause and the second explain each other, and I did not arrange that. The Son has no attribution because he is not </w:t>
      </w:r>
      <w:proofErr w:type="gramStart"/>
      <w:r>
        <w:t>a place</w:t>
      </w:r>
      <w:proofErr w:type="gramEnd"/>
      <w:r>
        <w:t xml:space="preserve"> the Spirit arrives at. The prophets have one because they are.</w:t>
      </w:r>
    </w:p>
    <w:p w14:paraId="011DECE3" w14:textId="77777777" w:rsidR="00144822" w:rsidRDefault="007C7B86">
      <w:pPr>
        <w:spacing w:after="160"/>
      </w:pPr>
      <w:r>
        <w:t xml:space="preserve">And the recipients of prophecy are inside this too, not outside it. Balaam is a hired </w:t>
      </w:r>
      <w:proofErr w:type="gramStart"/>
      <w:r>
        <w:t>diviner</w:t>
      </w:r>
      <w:proofErr w:type="gramEnd"/>
      <w:r>
        <w:t xml:space="preserve"> and the spirit of God comes upon him. Saul falls in among the </w:t>
      </w:r>
      <w:proofErr w:type="gramStart"/>
      <w:r>
        <w:t>prophets</w:t>
      </w:r>
      <w:proofErr w:type="gramEnd"/>
      <w:r>
        <w:t xml:space="preserve"> and it becomes a proverb. Pharaoh receives signs whose stated purpose is that he shall know.</w:t>
      </w:r>
      <w:r>
        <w:rPr>
          <w:rStyle w:val="FootnoteReference"/>
        </w:rPr>
        <w:footnoteReference w:id="86"/>
      </w:r>
    </w:p>
    <w:p w14:paraId="7415706B" w14:textId="77777777" w:rsidR="0082706F" w:rsidRDefault="007C7B86">
      <w:pPr>
        <w:spacing w:after="160"/>
        <w:rPr>
          <w:ins w:id="62" w:author="Claude" w:date="2026-08-15T00:00:00Z"/>
        </w:rPr>
      </w:pPr>
      <w:ins w:id="63" w:author="Claude" w:date="2026-08-15T00:00:00Z">
        <w:r>
          <w:t>Pharaoh needs more than a half-sentence, and I will give him what I can here and return to it at the judgment.</w:t>
        </w:r>
      </w:ins>
    </w:p>
    <w:p w14:paraId="75869C4D" w14:textId="77777777" w:rsidR="0082706F" w:rsidRDefault="007C7B86">
      <w:pPr>
        <w:spacing w:after="160"/>
        <w:rPr>
          <w:ins w:id="64" w:author="Claude" w:date="2026-08-15T00:00:00Z"/>
        </w:rPr>
      </w:pPr>
      <w:ins w:id="65" w:author="Claude" w:date="2026-08-15T00:00:00Z">
        <w:r>
          <w:t xml:space="preserve">The difficulty is famous. God says he will harden Pharaoh's heart, and does, and then punishes what follows, which looks like a rigged trial. </w:t>
        </w:r>
        <w:proofErr w:type="spellStart"/>
        <w:r>
          <w:t>Ramban's</w:t>
        </w:r>
        <w:proofErr w:type="spellEnd"/>
        <w:r>
          <w:t xml:space="preserve"> answer is the one I take. For the first five plagues the text says Pharaoh hardened his own heart; the hardening God supplies comes later, and what it supplies is not compulsion but capacity. A man broken by successive catastrophes will release slaves to make the catastrophes stop, and that release is worth nothing and means nothing. The hardening restores him to a position from which a decision is still his. It holds him upright long enough to be addressed rather than merely worn down.</w:t>
        </w:r>
      </w:ins>
    </w:p>
    <w:p w14:paraId="48271CD9" w14:textId="77777777" w:rsidR="0082706F" w:rsidRDefault="007C7B86">
      <w:pPr>
        <w:spacing w:after="160"/>
        <w:rPr>
          <w:ins w:id="66" w:author="Claude" w:date="2026-08-15T00:00:00Z"/>
        </w:rPr>
      </w:pPr>
      <w:ins w:id="67" w:author="Claude" w:date="2026-08-15T00:00:00Z">
        <w:r>
          <w:t xml:space="preserve">Which is this clause's picture of prophecy, applied to a man outside the covenant and unwilling. The stated purpose of the signs is not compliance. It is repeated until it cannot be missed: that the Egyptians shall know. Pharaoh is not the obstacle to </w:t>
        </w:r>
        <w:proofErr w:type="gramStart"/>
        <w:r>
          <w:t>the disclosure</w:t>
        </w:r>
        <w:proofErr w:type="gramEnd"/>
        <w:r>
          <w:t xml:space="preserve">. He is an audience of </w:t>
        </w:r>
        <w:proofErr w:type="gramStart"/>
        <w:r>
          <w:t>it, and</w:t>
        </w:r>
        <w:proofErr w:type="gramEnd"/>
        <w:r>
          <w:t xml:space="preserve"> hardening him is what keeps him a possible recipient instead of a broken instrument.</w:t>
        </w:r>
      </w:ins>
    </w:p>
    <w:p w14:paraId="1F8A99CF" w14:textId="77777777" w:rsidR="0082706F" w:rsidRDefault="007C7B86">
      <w:pPr>
        <w:spacing w:after="160"/>
        <w:rPr>
          <w:ins w:id="68" w:author="Claude" w:date="2026-08-15T00:00:00Z"/>
        </w:rPr>
      </w:pPr>
      <w:proofErr w:type="gramStart"/>
      <w:ins w:id="69" w:author="Claude" w:date="2026-08-15T00:00:00Z">
        <w:r>
          <w:t>So</w:t>
        </w:r>
        <w:proofErr w:type="gramEnd"/>
        <w:r>
          <w:t xml:space="preserve"> the refusals are inside the spectrum and not outside it. Balaam is hired to </w:t>
        </w:r>
        <w:proofErr w:type="gramStart"/>
        <w:r>
          <w:t>curse and</w:t>
        </w:r>
        <w:proofErr w:type="gramEnd"/>
        <w:r>
          <w:t xml:space="preserve"> prophesies; Pharaoh is hardened and is addressed; and neither </w:t>
        </w:r>
        <w:proofErr w:type="gramStart"/>
        <w:r>
          <w:t>has to</w:t>
        </w:r>
        <w:proofErr w:type="gramEnd"/>
        <w:r>
          <w:t xml:space="preserve"> consent </w:t>
        </w:r>
        <w:proofErr w:type="gramStart"/>
        <w:r>
          <w:t>in order to</w:t>
        </w:r>
        <w:proofErr w:type="gramEnd"/>
        <w:r>
          <w:t xml:space="preserve"> be a place where the light lands. What I cannot yet say is what it means that the address can fail — </w:t>
        </w:r>
        <w:r>
          <w:lastRenderedPageBreak/>
          <w:t xml:space="preserve">that a man can be held upright for the express purpose of </w:t>
        </w:r>
        <w:proofErr w:type="gramStart"/>
        <w:r>
          <w:t>seeing, and</w:t>
        </w:r>
        <w:proofErr w:type="gramEnd"/>
        <w:r>
          <w:t xml:space="preserve"> not see. That belongs </w:t>
        </w:r>
        <w:proofErr w:type="gramStart"/>
        <w:r>
          <w:t>at</w:t>
        </w:r>
        <w:proofErr w:type="gramEnd"/>
        <w:r>
          <w:t xml:space="preserve"> the judgment, and I will take it up there.</w:t>
        </w:r>
      </w:ins>
    </w:p>
    <w:p w14:paraId="233B6009" w14:textId="77777777" w:rsidR="00144822" w:rsidRDefault="007C7B86">
      <w:pPr>
        <w:spacing w:after="160"/>
      </w:pPr>
      <w:r>
        <w:t xml:space="preserve">A medium does not stop at the speaker's mouth, and if refraction is the right </w:t>
      </w:r>
      <w:proofErr w:type="gramStart"/>
      <w:r>
        <w:t>picture</w:t>
      </w:r>
      <w:proofErr w:type="gramEnd"/>
      <w:r>
        <w:t xml:space="preserve"> then there is no position outside the spectrum to stand in — which is a claim I will need at the end of this document and cannot yet fully defend.</w:t>
      </w:r>
    </w:p>
    <w:p w14:paraId="37DFF7D6" w14:textId="77777777" w:rsidR="00144822" w:rsidRDefault="007C7B86">
      <w:pPr>
        <w:spacing w:after="160"/>
      </w:pPr>
      <w:r>
        <w:t>One caution about what all this makes possible. Balaam had a particular gift: the midrash says he could tell when God was angry. Not a message received but a disposition read, and the joke of the story is that the technique was perfect and the week was wrong.</w:t>
      </w:r>
      <w:r>
        <w:rPr>
          <w:rStyle w:val="FootnoteReference"/>
        </w:rPr>
        <w:footnoteReference w:id="87"/>
      </w:r>
    </w:p>
    <w:p w14:paraId="263399EC" w14:textId="77777777" w:rsidR="00144822" w:rsidRDefault="007C7B86">
      <w:pPr>
        <w:spacing w:after="160"/>
      </w:pPr>
      <w:r>
        <w:t>The man who could detect divine anger at a distance could not see the angel standing in the road. The donkey could. Legibility is not information, and a spectrum can be read by someone who does not know he is looking at light.</w:t>
      </w:r>
    </w:p>
    <w:p w14:paraId="24A4A9A9" w14:textId="77777777" w:rsidR="00144822" w:rsidRDefault="007C7B86">
      <w:pPr>
        <w:pStyle w:val="Heading1"/>
        <w:spacing w:before="400" w:after="200"/>
      </w:pPr>
      <w:r>
        <w:t>XI. Of the Church</w:t>
      </w:r>
    </w:p>
    <w:p w14:paraId="5C0D7157" w14:textId="77777777" w:rsidR="00144822" w:rsidRDefault="007C7B86">
      <w:pPr>
        <w:pBdr>
          <w:left w:val="single" w:sz="6" w:space="12" w:color="888888"/>
        </w:pBdr>
        <w:spacing w:before="120" w:after="240"/>
        <w:ind w:left="360" w:right="360"/>
      </w:pPr>
      <w:r>
        <w:rPr>
          <w:i/>
          <w:iCs/>
          <w:sz w:val="24"/>
          <w:szCs w:val="24"/>
        </w:rPr>
        <w:t>We believe in one holy catholic and apostolic Church.</w:t>
      </w:r>
    </w:p>
    <w:p w14:paraId="0AC1F23F" w14:textId="77777777" w:rsidR="00144822" w:rsidRDefault="007C7B86">
      <w:pPr>
        <w:spacing w:after="160"/>
      </w:pPr>
      <w:r>
        <w:t xml:space="preserve">The four words </w:t>
      </w:r>
      <w:proofErr w:type="gramStart"/>
      <w:r>
        <w:t>have to</w:t>
      </w:r>
      <w:proofErr w:type="gramEnd"/>
      <w:r>
        <w:t xml:space="preserve"> be read together, and the congregation they describe is humanity.</w:t>
      </w:r>
    </w:p>
    <w:p w14:paraId="4D7713FB" w14:textId="77777777" w:rsidR="00144822" w:rsidRDefault="007C7B86">
      <w:pPr>
        <w:spacing w:after="160"/>
      </w:pPr>
      <w:r>
        <w:t xml:space="preserve">It is one, and its holiness is a claim about that unity resembling God — set apart not from anything, since there is nothing to be set apart from, but as what difference itself constitutes. Holy therefore universal: </w:t>
      </w:r>
      <w:proofErr w:type="spellStart"/>
      <w:r>
        <w:rPr>
          <w:i/>
          <w:iCs/>
        </w:rPr>
        <w:t>kath</w:t>
      </w:r>
      <w:proofErr w:type="spellEnd"/>
      <w:r>
        <w:rPr>
          <w:i/>
          <w:iCs/>
        </w:rPr>
        <w:t xml:space="preserve">' </w:t>
      </w:r>
      <w:proofErr w:type="spellStart"/>
      <w:r>
        <w:rPr>
          <w:i/>
          <w:iCs/>
        </w:rPr>
        <w:t>holou</w:t>
      </w:r>
      <w:proofErr w:type="spellEnd"/>
      <w:r>
        <w:t>, according to the whole.</w:t>
      </w:r>
      <w:r>
        <w:rPr>
          <w:rStyle w:val="FootnoteReference"/>
        </w:rPr>
        <w:footnoteReference w:id="88"/>
      </w:r>
    </w:p>
    <w:p w14:paraId="6C466DC1" w14:textId="77777777" w:rsidR="00144822" w:rsidRDefault="007C7B86">
      <w:pPr>
        <w:spacing w:after="160"/>
      </w:pPr>
      <w:proofErr w:type="spellStart"/>
      <w:r>
        <w:t>Sentness</w:t>
      </w:r>
      <w:proofErr w:type="spellEnd"/>
      <w:r>
        <w:t xml:space="preserve"> in the widest sense is individuality itself. You are sent to God from God, and the message you carry is who you are. Each thing's principle in God is at once what it is and what it is for, so that being </w:t>
      </w:r>
      <w:r>
        <w:rPr>
          <w:i/>
          <w:iCs/>
        </w:rPr>
        <w:t>this</w:t>
      </w:r>
      <w:r>
        <w:t xml:space="preserve"> and being </w:t>
      </w:r>
      <w:r>
        <w:rPr>
          <w:i/>
          <w:iCs/>
        </w:rPr>
        <w:t>for</w:t>
      </w:r>
      <w:r>
        <w:t xml:space="preserve"> are not two facts about a person but one.</w:t>
      </w:r>
      <w:r>
        <w:rPr>
          <w:rStyle w:val="FootnoteReference"/>
        </w:rPr>
        <w:footnoteReference w:id="89"/>
      </w:r>
    </w:p>
    <w:p w14:paraId="64ED82B1" w14:textId="77777777" w:rsidR="00144822" w:rsidRDefault="007C7B86">
      <w:pPr>
        <w:spacing w:after="160"/>
      </w:pPr>
      <w:r>
        <w:t xml:space="preserve">Which is what the second clause was about, arriving here in a different form. The universal </w:t>
      </w:r>
      <w:r>
        <w:rPr>
          <w:i/>
          <w:iCs/>
        </w:rPr>
        <w:t>I</w:t>
      </w:r>
      <w:r>
        <w:t xml:space="preserve"> can be said from a </w:t>
      </w:r>
      <w:proofErr w:type="gramStart"/>
      <w:r>
        <w:t>standpoint</w:t>
      </w:r>
      <w:proofErr w:type="gramEnd"/>
      <w:r>
        <w:t xml:space="preserve"> or it can be said from nowhere in particular, and everyone but one person </w:t>
      </w:r>
      <w:proofErr w:type="gramStart"/>
      <w:r>
        <w:t>has to</w:t>
      </w:r>
      <w:proofErr w:type="gramEnd"/>
      <w:r>
        <w:t xml:space="preserve"> leave off being themselves to say it. What a standpoint is </w:t>
      </w:r>
      <w:r>
        <w:rPr>
          <w:i/>
          <w:iCs/>
        </w:rPr>
        <w:t>for</w:t>
      </w:r>
      <w:r>
        <w:t xml:space="preserve"> is that there </w:t>
      </w:r>
      <w:proofErr w:type="gramStart"/>
      <w:r>
        <w:t>be</w:t>
      </w:r>
      <w:proofErr w:type="gramEnd"/>
      <w:r>
        <w:t xml:space="preserve"> somewhere to say it from. This is why the ninth clause could call the Spirit distributed without </w:t>
      </w:r>
      <w:r>
        <w:lastRenderedPageBreak/>
        <w:t>calling him diminished, and it is why the first clause could say finitude is not demotion. A particular is not a portion of the universal. It is where the universal has a mouth.</w:t>
      </w:r>
    </w:p>
    <w:p w14:paraId="06BBAAA1" w14:textId="77777777" w:rsidR="0082706F" w:rsidRDefault="007C7B86">
      <w:pPr>
        <w:spacing w:after="160"/>
        <w:rPr>
          <w:ins w:id="70" w:author="Claude" w:date="2026-08-15T00:00:00Z"/>
        </w:rPr>
      </w:pPr>
      <w:ins w:id="71" w:author="Claude" w:date="2026-08-15T00:00:00Z">
        <w:r>
          <w:t xml:space="preserve">I should put down here what I am </w:t>
        </w:r>
        <w:proofErr w:type="gramStart"/>
        <w:r>
          <w:t>actually thinking</w:t>
        </w:r>
        <w:proofErr w:type="gramEnd"/>
        <w:r>
          <w:t xml:space="preserve"> when I say this clause, since the whole document is an attempt to say that and this is the place it becomes sayable.</w:t>
        </w:r>
      </w:ins>
    </w:p>
    <w:p w14:paraId="688D8C4C" w14:textId="77777777" w:rsidR="0082706F" w:rsidRDefault="007C7B86">
      <w:pPr>
        <w:spacing w:after="160"/>
        <w:rPr>
          <w:ins w:id="72" w:author="Claude" w:date="2026-08-15T00:00:00Z"/>
        </w:rPr>
      </w:pPr>
      <w:ins w:id="73" w:author="Claude" w:date="2026-08-15T00:00:00Z">
        <w:r>
          <w:t xml:space="preserve">The Trika gives three: </w:t>
        </w:r>
        <w:r>
          <w:rPr>
            <w:i/>
            <w:iCs/>
          </w:rPr>
          <w:t>Śiva</w:t>
        </w:r>
        <w:r>
          <w:t xml:space="preserve">, </w:t>
        </w:r>
        <w:proofErr w:type="spellStart"/>
        <w:r>
          <w:rPr>
            <w:i/>
            <w:iCs/>
          </w:rPr>
          <w:t>Śakti</w:t>
        </w:r>
        <w:proofErr w:type="spellEnd"/>
        <w:r>
          <w:t xml:space="preserve">, </w:t>
        </w:r>
        <w:r>
          <w:rPr>
            <w:i/>
            <w:iCs/>
          </w:rPr>
          <w:t>Nara</w:t>
        </w:r>
        <w:r>
          <w:t xml:space="preserve">. Awareness; the power by which it appears as anything; and the bound human being. The temptation is to line them up against the Persons, and the temptation should be refused — it does not work, and where it half-works it does damage. </w:t>
        </w:r>
        <w:proofErr w:type="spellStart"/>
        <w:r>
          <w:rPr>
            <w:i/>
            <w:iCs/>
          </w:rPr>
          <w:t>Śakti</w:t>
        </w:r>
        <w:proofErr w:type="spellEnd"/>
        <w:r>
          <w:t xml:space="preserve"> is not the Spirit, and </w:t>
        </w:r>
        <w:r>
          <w:rPr>
            <w:i/>
            <w:iCs/>
          </w:rPr>
          <w:t>Nara</w:t>
        </w:r>
        <w:r>
          <w:t xml:space="preserve"> has no Person to correspond to at all, which is the useful fact.</w:t>
        </w:r>
      </w:ins>
    </w:p>
    <w:p w14:paraId="194C2717" w14:textId="77777777" w:rsidR="0082706F" w:rsidRDefault="007C7B86">
      <w:pPr>
        <w:spacing w:after="160"/>
        <w:rPr>
          <w:ins w:id="74" w:author="Claude" w:date="2026-08-15T00:00:00Z"/>
        </w:rPr>
      </w:pPr>
      <w:ins w:id="75" w:author="Claude" w:date="2026-08-15T00:00:00Z">
        <w:r>
          <w:t xml:space="preserve">It is not a rival Trinity. It is a second axis, crossing the first. The Creed's three are God's own life said from inside — </w:t>
        </w:r>
        <w:proofErr w:type="spellStart"/>
        <w:r>
          <w:rPr>
            <w:i/>
            <w:iCs/>
          </w:rPr>
          <w:t>theologia</w:t>
        </w:r>
        <w:proofErr w:type="spellEnd"/>
        <w:r>
          <w:t>, the relations that are what God is apart from anything else being the case. These three are the encounter: awareness, the medium in which it appears, and the one to whom it appears. The first axis has no term for me. The second is nothing but the terms of my being here.</w:t>
        </w:r>
      </w:ins>
    </w:p>
    <w:p w14:paraId="19844AEA" w14:textId="77777777" w:rsidR="0082706F" w:rsidRDefault="007C7B86">
      <w:pPr>
        <w:spacing w:after="160"/>
        <w:rPr>
          <w:ins w:id="76" w:author="Claude" w:date="2026-08-15T00:00:00Z"/>
        </w:rPr>
      </w:pPr>
      <w:ins w:id="77" w:author="Claude" w:date="2026-08-15T00:00:00Z">
        <w:r>
          <w:t xml:space="preserve">And they meet in this clause. </w:t>
        </w:r>
        <w:r>
          <w:rPr>
            <w:i/>
            <w:iCs/>
          </w:rPr>
          <w:t>One holy catholic and apostolic Church</w:t>
        </w:r>
        <w:r>
          <w:t xml:space="preserve">, read as I have read it, is the doctrine of </w:t>
        </w:r>
        <w:r>
          <w:rPr>
            <w:i/>
            <w:iCs/>
          </w:rPr>
          <w:t>Nara</w:t>
        </w:r>
        <w:r>
          <w:t xml:space="preserve"> — the human being as such, sent, individual, and not a portion of anything. The congregation is humanity because </w:t>
        </w:r>
        <w:r>
          <w:rPr>
            <w:i/>
            <w:iCs/>
          </w:rPr>
          <w:t>Nara</w:t>
        </w:r>
        <w:r>
          <w:t xml:space="preserve"> is where the second axis touches down, and a mission is what a standpoint is for.</w:t>
        </w:r>
      </w:ins>
    </w:p>
    <w:p w14:paraId="033AB746" w14:textId="77777777" w:rsidR="0082706F" w:rsidRDefault="007C7B86">
      <w:pPr>
        <w:spacing w:after="160"/>
        <w:rPr>
          <w:ins w:id="78" w:author="Claude" w:date="2026-08-15T00:00:00Z"/>
        </w:rPr>
      </w:pPr>
      <w:ins w:id="79" w:author="Claude" w:date="2026-08-15T00:00:00Z">
        <w:r>
          <w:t xml:space="preserve">Which is why I do not experience the </w:t>
        </w:r>
        <w:proofErr w:type="gramStart"/>
        <w:r>
          <w:t>two as</w:t>
        </w:r>
        <w:proofErr w:type="gramEnd"/>
        <w:r>
          <w:t xml:space="preserve"> competing when I say the Creed. I am saying the first axis and standing in the second, and the standing is not a private supplement to the words. It is the position from which the words are the case at all.</w:t>
        </w:r>
      </w:ins>
    </w:p>
    <w:p w14:paraId="7E9597BF" w14:textId="77777777" w:rsidR="00144822" w:rsidRDefault="007C7B86">
      <w:pPr>
        <w:spacing w:after="160"/>
      </w:pPr>
      <w:r>
        <w:t>In the narrower sense, apostolic means carriage rather than attainment: those who were there and were sent.</w:t>
      </w:r>
      <w:r>
        <w:rPr>
          <w:rStyle w:val="FootnoteReference"/>
        </w:rPr>
        <w:footnoteReference w:id="90"/>
      </w:r>
    </w:p>
    <w:p w14:paraId="4BEB77BE" w14:textId="77777777" w:rsidR="00144822" w:rsidRDefault="007C7B86">
      <w:pPr>
        <w:spacing w:after="160"/>
      </w:pPr>
      <w:r>
        <w:t xml:space="preserve">Both senses are true and neither </w:t>
      </w:r>
      <w:proofErr w:type="gramStart"/>
      <w:r>
        <w:t>reduces</w:t>
      </w:r>
      <w:proofErr w:type="gramEnd"/>
      <w:r>
        <w:t xml:space="preserve"> to the other — every human being is a mission, and some people walked to Antioch.</w:t>
      </w:r>
    </w:p>
    <w:p w14:paraId="235DA072" w14:textId="77777777" w:rsidR="00144822" w:rsidRDefault="007C7B86">
      <w:pPr>
        <w:spacing w:after="160"/>
      </w:pPr>
      <w:r>
        <w:t xml:space="preserve">That the two do not reduce is the whole of it. </w:t>
      </w:r>
      <w:proofErr w:type="gramStart"/>
      <w:r>
        <w:t>The universal</w:t>
      </w:r>
      <w:proofErr w:type="gramEnd"/>
      <w:r>
        <w:t xml:space="preserve"> sense is not the truth of which the </w:t>
      </w:r>
      <w:proofErr w:type="gramStart"/>
      <w:r>
        <w:t>particular one</w:t>
      </w:r>
      <w:proofErr w:type="gramEnd"/>
      <w:r>
        <w:t xml:space="preserve"> is an appearance. If it were, the twelve would be a costume the universal put on, and the walking to Antioch would not have happened to anyone.</w:t>
      </w:r>
      <w:r>
        <w:rPr>
          <w:rStyle w:val="FootnoteReference"/>
        </w:rPr>
        <w:footnoteReference w:id="91"/>
      </w:r>
    </w:p>
    <w:p w14:paraId="59E108E2" w14:textId="77777777" w:rsidR="00144822" w:rsidRDefault="007C7B86">
      <w:pPr>
        <w:spacing w:after="160"/>
      </w:pPr>
      <w:r>
        <w:lastRenderedPageBreak/>
        <w:t xml:space="preserve">And this is where the two kinds of </w:t>
      </w:r>
      <w:proofErr w:type="gramStart"/>
      <w:r>
        <w:t>witness</w:t>
      </w:r>
      <w:proofErr w:type="gramEnd"/>
      <w:r>
        <w:t xml:space="preserve"> belong. The church needs Thomas, who required the wound, and Paul, who never met the man and saw him anyway. They are in the same list in the same letter, and neither is the concession.</w:t>
      </w:r>
      <w:r>
        <w:rPr>
          <w:rStyle w:val="FootnoteReference"/>
        </w:rPr>
        <w:footnoteReference w:id="92"/>
      </w:r>
    </w:p>
    <w:p w14:paraId="291EAD48" w14:textId="77777777" w:rsidR="00144822" w:rsidRDefault="007C7B86">
      <w:pPr>
        <w:spacing w:after="160"/>
      </w:pPr>
      <w:r>
        <w:t xml:space="preserve">There is one more thing in this clause and I did not put it there. The Shema is written in the scroll with two letters enlarged — the </w:t>
      </w:r>
      <w:r>
        <w:rPr>
          <w:i/>
          <w:iCs/>
        </w:rPr>
        <w:t>ayin</w:t>
      </w:r>
      <w:r>
        <w:t xml:space="preserve"> of </w:t>
      </w:r>
      <w:proofErr w:type="spellStart"/>
      <w:r>
        <w:rPr>
          <w:i/>
          <w:iCs/>
        </w:rPr>
        <w:t>shema</w:t>
      </w:r>
      <w:proofErr w:type="spellEnd"/>
      <w:r>
        <w:t xml:space="preserve"> and the </w:t>
      </w:r>
      <w:proofErr w:type="spellStart"/>
      <w:r>
        <w:rPr>
          <w:i/>
          <w:iCs/>
        </w:rPr>
        <w:t>dalet</w:t>
      </w:r>
      <w:proofErr w:type="spellEnd"/>
      <w:r>
        <w:t xml:space="preserve"> of </w:t>
      </w:r>
      <w:proofErr w:type="spellStart"/>
      <w:r>
        <w:rPr>
          <w:i/>
          <w:iCs/>
        </w:rPr>
        <w:t>echad</w:t>
      </w:r>
      <w:proofErr w:type="spellEnd"/>
      <w:r>
        <w:t xml:space="preserve"> — and together they spell </w:t>
      </w:r>
      <w:r>
        <w:rPr>
          <w:i/>
          <w:iCs/>
        </w:rPr>
        <w:t>ed</w:t>
      </w:r>
      <w:r>
        <w:t>, witness. To say it is to be made one. Which is the whole of what I mean by apostolic in the wide sense, said by a tradition that is not mine, in a text I recite in translation every week without knowing I am doing it.</w:t>
      </w:r>
    </w:p>
    <w:p w14:paraId="18EA5B35" w14:textId="77777777" w:rsidR="00144822" w:rsidRDefault="007C7B86">
      <w:pPr>
        <w:pStyle w:val="Heading1"/>
        <w:spacing w:before="400" w:after="200"/>
      </w:pPr>
      <w:r>
        <w:t>XII. Of Baptism</w:t>
      </w:r>
    </w:p>
    <w:p w14:paraId="71B9AEA2" w14:textId="77777777" w:rsidR="00144822" w:rsidRDefault="007C7B86">
      <w:pPr>
        <w:pBdr>
          <w:left w:val="single" w:sz="6" w:space="12" w:color="888888"/>
        </w:pBdr>
        <w:spacing w:before="120" w:after="240"/>
        <w:ind w:left="360" w:right="360"/>
      </w:pPr>
      <w:r>
        <w:rPr>
          <w:i/>
          <w:iCs/>
          <w:sz w:val="24"/>
          <w:szCs w:val="24"/>
        </w:rPr>
        <w:t>We acknowledge one baptism for the forgiveness of sins.</w:t>
      </w:r>
    </w:p>
    <w:p w14:paraId="7B6D6765" w14:textId="77777777" w:rsidR="00144822" w:rsidRDefault="007C7B86">
      <w:pPr>
        <w:spacing w:after="160"/>
      </w:pPr>
      <w:r>
        <w:t>The verb changes here and nowhere else.</w:t>
      </w:r>
    </w:p>
    <w:p w14:paraId="2F249949" w14:textId="77777777" w:rsidR="00144822" w:rsidRDefault="007C7B86">
      <w:pPr>
        <w:spacing w:after="160"/>
      </w:pPr>
      <w:r>
        <w:t xml:space="preserve">Everything above this line </w:t>
      </w:r>
      <w:proofErr w:type="gramStart"/>
      <w:r>
        <w:t>is</w:t>
      </w:r>
      <w:proofErr w:type="gramEnd"/>
      <w:r>
        <w:t xml:space="preserve"> </w:t>
      </w:r>
      <w:r>
        <w:rPr>
          <w:i/>
          <w:iCs/>
        </w:rPr>
        <w:t>we believe</w:t>
      </w:r>
      <w:r>
        <w:t xml:space="preserve">. This line is </w:t>
      </w:r>
      <w:r>
        <w:rPr>
          <w:i/>
          <w:iCs/>
        </w:rPr>
        <w:t>we acknowledge</w:t>
      </w:r>
      <w:r>
        <w:t xml:space="preserve"> — </w:t>
      </w:r>
      <w:proofErr w:type="spellStart"/>
      <w:r>
        <w:rPr>
          <w:i/>
          <w:iCs/>
        </w:rPr>
        <w:t>homologoumen</w:t>
      </w:r>
      <w:proofErr w:type="spellEnd"/>
      <w:r>
        <w:t xml:space="preserve">, which is literally same-saying: to say the same thing as. In the Greek Bible it is the word for confessing sins, for confessing Christ before others, and for public assent to something already the case. You acknowledge a fact you are aligning yourself with. You </w:t>
      </w:r>
      <w:proofErr w:type="gramStart"/>
      <w:r>
        <w:t>believe</w:t>
      </w:r>
      <w:proofErr w:type="gramEnd"/>
      <w:r>
        <w:t xml:space="preserve"> a proposition you are holding.</w:t>
      </w:r>
      <w:r>
        <w:rPr>
          <w:rStyle w:val="FootnoteReference"/>
        </w:rPr>
        <w:footnoteReference w:id="93"/>
      </w:r>
    </w:p>
    <w:p w14:paraId="2A194848" w14:textId="77777777" w:rsidR="00144822" w:rsidRDefault="007C7B86">
      <w:pPr>
        <w:spacing w:after="160"/>
      </w:pPr>
      <w:r>
        <w:t xml:space="preserve">I have always felt the shift and never had a name for it. The tone changes in the room too, or I have always thought so — the congregation is doing something slightly different for one </w:t>
      </w:r>
      <w:proofErr w:type="gramStart"/>
      <w:r>
        <w:t>sentence, and</w:t>
      </w:r>
      <w:proofErr w:type="gramEnd"/>
      <w:r>
        <w:t xml:space="preserve"> then goes back.</w:t>
      </w:r>
    </w:p>
    <w:p w14:paraId="26F6C5EE" w14:textId="77777777" w:rsidR="00144822" w:rsidRDefault="007C7B86">
      <w:pPr>
        <w:spacing w:after="160"/>
      </w:pPr>
      <w:r>
        <w:t>What the sentence asks is narrower than it looks. Not what baptism effects, not who should receive it, not how it works. That there is one, and that it is the same one everywhere.</w:t>
      </w:r>
      <w:r>
        <w:rPr>
          <w:rStyle w:val="FootnoteReference"/>
        </w:rPr>
        <w:footnoteReference w:id="94"/>
      </w:r>
    </w:p>
    <w:p w14:paraId="6413F1C8" w14:textId="77777777" w:rsidR="00144822" w:rsidRDefault="007C7B86">
      <w:pPr>
        <w:spacing w:after="160"/>
      </w:pPr>
      <w:r>
        <w:t>Which I do hold, and it is the one thing in this clause I hold without qualification. The baptism is his — the Jordan, and not the practice. He went in not to be cleansed but to sanctify the water, and every washing since is participation in that one event rather than a new one.</w:t>
      </w:r>
      <w:r>
        <w:rPr>
          <w:rStyle w:val="FootnoteReference"/>
        </w:rPr>
        <w:footnoteReference w:id="95"/>
      </w:r>
    </w:p>
    <w:p w14:paraId="6C2F79F1" w14:textId="77777777" w:rsidR="00144822" w:rsidRDefault="007C7B86">
      <w:pPr>
        <w:spacing w:after="160"/>
      </w:pPr>
      <w:r>
        <w:t>Paul says we are baptized into his death, and not into something like it: one death, one rising, one baptism.</w:t>
      </w:r>
      <w:r>
        <w:rPr>
          <w:rStyle w:val="FootnoteReference"/>
        </w:rPr>
        <w:footnoteReference w:id="96"/>
      </w:r>
    </w:p>
    <w:p w14:paraId="74660F27" w14:textId="77777777" w:rsidR="00144822" w:rsidRDefault="007C7B86">
      <w:pPr>
        <w:spacing w:after="160"/>
      </w:pPr>
      <w:r>
        <w:lastRenderedPageBreak/>
        <w:t>It follows that the celebrant's belief and character are not load-bearing, which is a mercy for everyone concerned, and which is structurally the same point I made about prophets. The words are said by someone and are not his.</w:t>
      </w:r>
    </w:p>
    <w:p w14:paraId="0A604E12" w14:textId="77777777" w:rsidR="0082706F" w:rsidRDefault="007C7B86">
      <w:pPr>
        <w:spacing w:after="160"/>
        <w:rPr>
          <w:ins w:id="80" w:author="Claude" w:date="2026-08-15T00:00:00Z"/>
        </w:rPr>
      </w:pPr>
      <w:ins w:id="81" w:author="Claude" w:date="2026-08-15T00:00:00Z">
        <w:r>
          <w:t xml:space="preserve">There is one thing the clause does not ask that I want to say anyway, because it is the objection people </w:t>
        </w:r>
        <w:proofErr w:type="gramStart"/>
        <w:r>
          <w:t>actually have</w:t>
        </w:r>
        <w:proofErr w:type="gramEnd"/>
        <w:r>
          <w:t>, and because it happened to me.</w:t>
        </w:r>
      </w:ins>
    </w:p>
    <w:p w14:paraId="2B9FC89B" w14:textId="77777777" w:rsidR="0082706F" w:rsidRDefault="007C7B86">
      <w:pPr>
        <w:spacing w:after="160"/>
        <w:rPr>
          <w:ins w:id="82" w:author="Claude" w:date="2026-08-15T00:00:00Z"/>
        </w:rPr>
      </w:pPr>
      <w:ins w:id="83" w:author="Claude" w:date="2026-08-15T00:00:00Z">
        <w:r>
          <w:t xml:space="preserve">What is said over an infant is not a claim about guilt. Nothing in this account has an infant owing anything — sin is the compound, and a child has no more of it than the rest of us and no less. The service does not allege otherwise. What it does is put questions to adults. Will you be responsible for seeing that this child is brought up in the faith and life of the Christian family. It is a set of promises, and the promises are answered by everyone in the room. </w:t>
        </w:r>
        <w:r>
          <w:rPr>
            <w:i/>
            <w:iCs/>
          </w:rPr>
          <w:t>We will, with God's help</w:t>
        </w:r>
        <w:r>
          <w:t xml:space="preserve"> is said out loud by the congregation, which is the tell: the sentence is not about the infant's condition but about a body of people binding themselves in front of each other.</w:t>
        </w:r>
      </w:ins>
    </w:p>
    <w:p w14:paraId="2BDFA166" w14:textId="77777777" w:rsidR="0082706F" w:rsidRDefault="007C7B86">
      <w:pPr>
        <w:spacing w:after="160"/>
        <w:rPr>
          <w:ins w:id="84" w:author="Claude" w:date="2026-08-15T00:00:00Z"/>
        </w:rPr>
      </w:pPr>
      <w:ins w:id="85" w:author="Claude" w:date="2026-08-15T00:00:00Z">
        <w:r>
          <w:t>Someone did that for me at seven, and one of them was a force in the trajectory that got me here. I am aware that is not an argument. It is the reason I do not treat the practice as a doctrinal embarrassment to be explained around, and it is consistent with everything above: the baptism is his and not ours, the celebrant is not load-bearing, and neither is the recipient's ability to give an account of what is happening to him. A washing that required understanding would be a different sacrament, and it woul</w:t>
        </w:r>
        <w:r>
          <w:t>d be one I could not have received.</w:t>
        </w:r>
      </w:ins>
    </w:p>
    <w:p w14:paraId="3D3F9DA5" w14:textId="77777777" w:rsidR="00144822" w:rsidRDefault="007C7B86">
      <w:pPr>
        <w:spacing w:after="160"/>
      </w:pPr>
      <w:r>
        <w:rPr>
          <w:i/>
          <w:iCs/>
        </w:rPr>
        <w:t>For the forgiveness of sins</w:t>
      </w:r>
      <w:r>
        <w:t xml:space="preserve"> I have already answered, at the crucifixion and before it. Sin is the compound and forgiveness is its shedding, and nothing is transacted in either direction. I will not repeat the argument here. The Creed does not ask me to make one. It asks me to say the same thing.</w:t>
      </w:r>
    </w:p>
    <w:p w14:paraId="4C8FA9BE" w14:textId="77777777" w:rsidR="00144822" w:rsidRDefault="007C7B86">
      <w:pPr>
        <w:pStyle w:val="Heading1"/>
        <w:spacing w:before="400" w:after="200"/>
      </w:pPr>
      <w:r>
        <w:t>XIII. Of the Last Things</w:t>
      </w:r>
    </w:p>
    <w:p w14:paraId="3E6FBFF5" w14:textId="77777777" w:rsidR="00144822" w:rsidRDefault="007C7B86">
      <w:pPr>
        <w:pBdr>
          <w:left w:val="single" w:sz="6" w:space="12" w:color="888888"/>
        </w:pBdr>
        <w:spacing w:before="120" w:after="240"/>
        <w:ind w:left="360" w:right="360"/>
      </w:pPr>
      <w:r>
        <w:rPr>
          <w:i/>
          <w:iCs/>
          <w:sz w:val="24"/>
          <w:szCs w:val="24"/>
        </w:rPr>
        <w:t>We look for the resurrection of the dead, and the life of the world to come.</w:t>
      </w:r>
    </w:p>
    <w:p w14:paraId="6023DCFD" w14:textId="77777777" w:rsidR="00144822" w:rsidRDefault="007C7B86">
      <w:pPr>
        <w:spacing w:after="160"/>
      </w:pPr>
      <w:r>
        <w:t>The verb changes again, and even more extremely this time.</w:t>
      </w:r>
    </w:p>
    <w:p w14:paraId="5AE1BE95" w14:textId="77777777" w:rsidR="00144822" w:rsidRDefault="007C7B86">
      <w:pPr>
        <w:spacing w:after="160"/>
      </w:pPr>
      <w:r>
        <w:rPr>
          <w:i/>
          <w:iCs/>
        </w:rPr>
        <w:t>We believe</w:t>
      </w:r>
      <w:r>
        <w:t xml:space="preserve"> </w:t>
      </w:r>
      <w:proofErr w:type="gramStart"/>
      <w:r>
        <w:t>runs the length of the Creed</w:t>
      </w:r>
      <w:proofErr w:type="gramEnd"/>
      <w:r>
        <w:t xml:space="preserve">. </w:t>
      </w:r>
      <w:r>
        <w:rPr>
          <w:i/>
          <w:iCs/>
        </w:rPr>
        <w:t>We acknowledge</w:t>
      </w:r>
      <w:r>
        <w:t xml:space="preserve"> appeared once. Both are about </w:t>
      </w:r>
      <w:proofErr w:type="gramStart"/>
      <w:r>
        <w:t>assent</w:t>
      </w:r>
      <w:proofErr w:type="gramEnd"/>
      <w:r>
        <w:t xml:space="preserve"> but this is a different kind of doing. </w:t>
      </w:r>
      <w:proofErr w:type="spellStart"/>
      <w:r>
        <w:rPr>
          <w:i/>
          <w:iCs/>
        </w:rPr>
        <w:t>Prosdokōmen</w:t>
      </w:r>
      <w:proofErr w:type="spellEnd"/>
      <w:r>
        <w:t xml:space="preserve"> — we look for, the same word for watching a road for travelers.</w:t>
      </w:r>
      <w:r>
        <w:rPr>
          <w:rStyle w:val="FootnoteReference"/>
        </w:rPr>
        <w:footnoteReference w:id="97"/>
      </w:r>
    </w:p>
    <w:p w14:paraId="215950D1" w14:textId="77777777" w:rsidR="00144822" w:rsidRDefault="007C7B86">
      <w:pPr>
        <w:spacing w:after="160"/>
      </w:pPr>
      <w:r>
        <w:t>No belief is being held here, rather, something is being awaited, and as the last thing the Creed asks of me, I take it to mean it is the position I am meant to be left in.</w:t>
      </w:r>
    </w:p>
    <w:p w14:paraId="7A7E30F9" w14:textId="77777777" w:rsidR="00144822" w:rsidRDefault="007C7B86">
      <w:pPr>
        <w:spacing w:after="160"/>
      </w:pPr>
      <w:r>
        <w:t xml:space="preserve">It also puts me there at a tomb, early, while it is still dark, with people who </w:t>
      </w:r>
      <w:proofErr w:type="gramStart"/>
      <w:r>
        <w:t>came</w:t>
      </w:r>
      <w:proofErr w:type="gramEnd"/>
      <w:r>
        <w:t xml:space="preserve"> expecting to find what they think they have lost.</w:t>
      </w:r>
      <w:r>
        <w:rPr>
          <w:rStyle w:val="FootnoteReference"/>
        </w:rPr>
        <w:footnoteReference w:id="98"/>
      </w:r>
    </w:p>
    <w:p w14:paraId="5629B27F" w14:textId="77777777" w:rsidR="00144822" w:rsidRDefault="007C7B86">
      <w:pPr>
        <w:spacing w:after="160"/>
      </w:pPr>
      <w:r>
        <w:lastRenderedPageBreak/>
        <w:t>That is what I am doing when I say this line. Not affirming that the dead will rise nor claiming to understand what it means that they will, but watching for a body: particular, still marked, waiting to exclaim, "my Lord and my God!"</w:t>
      </w:r>
      <w:r>
        <w:rPr>
          <w:rStyle w:val="FootnoteReference"/>
        </w:rPr>
        <w:footnoteReference w:id="99"/>
      </w:r>
    </w:p>
    <w:p w14:paraId="18B19DA9" w14:textId="77777777" w:rsidR="00144822" w:rsidRDefault="007C7B86">
      <w:pPr>
        <w:spacing w:after="160"/>
      </w:pPr>
      <w:r>
        <w:rPr>
          <w:i/>
          <w:iCs/>
        </w:rPr>
        <w:t>Olam ha-</w:t>
      </w:r>
      <w:proofErr w:type="spellStart"/>
      <w:r>
        <w:rPr>
          <w:i/>
          <w:iCs/>
        </w:rPr>
        <w:t>ba</w:t>
      </w:r>
      <w:proofErr w:type="spellEnd"/>
      <w:r>
        <w:t xml:space="preserve"> is one of those Jewish phrases we co-opted without understanding very well, and like the best rabbinic phrases it means something very specific and very vague at the same time. Some of what Jesus says about the kingdom of heaven sounds a great deal like what the rabbis say about the world to come, and both are given in parable, analogy, and metaphor, presumably the only way </w:t>
      </w:r>
      <w:proofErr w:type="gramStart"/>
      <w:r>
        <w:t xml:space="preserve">either </w:t>
      </w:r>
      <w:r>
        <w:rPr>
          <w:i/>
          <w:iCs/>
        </w:rPr>
        <w:t>can</w:t>
      </w:r>
      <w:proofErr w:type="gramEnd"/>
      <w:r>
        <w:t xml:space="preserve"> be given.</w:t>
      </w:r>
    </w:p>
    <w:p w14:paraId="70FA28F8" w14:textId="77777777" w:rsidR="00144822" w:rsidRDefault="007C7B86">
      <w:pPr>
        <w:spacing w:after="160"/>
      </w:pPr>
      <w:r>
        <w:t xml:space="preserve">The analogy I think of when I say this part of the Creed is from the Talmud. </w:t>
      </w:r>
      <w:r>
        <w:rPr>
          <w:i/>
          <w:iCs/>
        </w:rPr>
        <w:t>Olam ha-</w:t>
      </w:r>
      <w:proofErr w:type="spellStart"/>
      <w:r>
        <w:rPr>
          <w:i/>
          <w:iCs/>
        </w:rPr>
        <w:t>ba</w:t>
      </w:r>
      <w:proofErr w:type="spellEnd"/>
      <w:r>
        <w:t xml:space="preserve"> is a party. The righteous will sit in a booth made from the skin of Leviathan and eat his flesh at a great banquet.</w:t>
      </w:r>
      <w:r>
        <w:rPr>
          <w:rStyle w:val="FootnoteReference"/>
        </w:rPr>
        <w:footnoteReference w:id="100"/>
      </w:r>
    </w:p>
    <w:p w14:paraId="4802A45C" w14:textId="77777777" w:rsidR="00144822" w:rsidRDefault="007C7B86">
      <w:pPr>
        <w:spacing w:after="160"/>
      </w:pPr>
      <w:r>
        <w:t xml:space="preserve">But the banquet does not begin, for the reason I gave where the Creed speaks of judgment: God's play with Leviathan does not stop, so the hide is not </w:t>
      </w:r>
      <w:proofErr w:type="gramStart"/>
      <w:r>
        <w:t>taken</w:t>
      </w:r>
      <w:proofErr w:type="gramEnd"/>
      <w:r>
        <w:t xml:space="preserve"> and the booth is not finished. And the prophet says the nations will come.</w:t>
      </w:r>
      <w:r>
        <w:rPr>
          <w:rStyle w:val="FootnoteReference"/>
        </w:rPr>
        <w:footnoteReference w:id="101"/>
      </w:r>
    </w:p>
    <w:p w14:paraId="412296C1" w14:textId="3954FA8E" w:rsidR="00144822" w:rsidRDefault="007C7B86" w:rsidP="009B0B0A">
      <w:pPr>
        <w:spacing w:after="160"/>
      </w:pPr>
      <w:proofErr w:type="gramStart"/>
      <w:r>
        <w:t>So</w:t>
      </w:r>
      <w:proofErr w:type="gramEnd"/>
      <w:r>
        <w:t xml:space="preserve"> the roof is open, and a booth is required to be built that way, so the sky shows through. A shelter still going up, and a watch being kept.</w:t>
      </w:r>
    </w:p>
    <w:sectPr w:rsidR="001448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B6A7E" w14:textId="77777777" w:rsidR="007C7B86" w:rsidRDefault="007C7B86">
      <w:pPr>
        <w:spacing w:line="240" w:lineRule="auto"/>
      </w:pPr>
      <w:r>
        <w:separator/>
      </w:r>
    </w:p>
  </w:endnote>
  <w:endnote w:type="continuationSeparator" w:id="0">
    <w:p w14:paraId="54A5FE16" w14:textId="77777777" w:rsidR="007C7B86" w:rsidRDefault="007C7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6AD1" w14:textId="77777777" w:rsidR="007C7B86" w:rsidRDefault="007C7B86">
      <w:pPr>
        <w:spacing w:line="240" w:lineRule="auto"/>
      </w:pPr>
      <w:r>
        <w:separator/>
      </w:r>
    </w:p>
  </w:footnote>
  <w:footnote w:type="continuationSeparator" w:id="0">
    <w:p w14:paraId="485B6C47" w14:textId="77777777" w:rsidR="007C7B86" w:rsidRDefault="007C7B86">
      <w:pPr>
        <w:spacing w:line="240" w:lineRule="auto"/>
      </w:pPr>
      <w:r>
        <w:continuationSeparator/>
      </w:r>
    </w:p>
  </w:footnote>
  <w:footnote w:id="1">
    <w:p w14:paraId="2BF50A5E" w14:textId="355AA048" w:rsidR="00D10BA6" w:rsidRDefault="00D10BA6">
      <w:pPr>
        <w:pStyle w:val="FootnoteText"/>
      </w:pPr>
      <w:r>
        <w:rPr>
          <w:rStyle w:val="FootnoteReference"/>
        </w:rPr>
        <w:footnoteRef/>
      </w:r>
      <w:r>
        <w:t xml:space="preserve"> </w:t>
      </w:r>
      <w:r w:rsidR="00D671D0" w:rsidRPr="00D671D0">
        <w:rPr>
          <w:sz w:val="18"/>
          <w:szCs w:val="18"/>
        </w:rPr>
        <w:t>The proximity is not accidental</w:t>
      </w:r>
      <w:r w:rsidR="003D7D4A">
        <w:rPr>
          <w:sz w:val="18"/>
          <w:szCs w:val="18"/>
        </w:rPr>
        <w:t xml:space="preserve"> and must be </w:t>
      </w:r>
      <w:r w:rsidR="009678B1">
        <w:rPr>
          <w:sz w:val="18"/>
          <w:szCs w:val="18"/>
        </w:rPr>
        <w:t>addressed</w:t>
      </w:r>
      <w:r w:rsidR="00D671D0" w:rsidRPr="00D671D0">
        <w:rPr>
          <w:sz w:val="18"/>
          <w:szCs w:val="18"/>
        </w:rPr>
        <w:t xml:space="preserve">. The positions the Church has condemned are, </w:t>
      </w:r>
      <w:r w:rsidR="003D7D4A">
        <w:rPr>
          <w:sz w:val="18"/>
          <w:szCs w:val="18"/>
        </w:rPr>
        <w:t>with few exceptions</w:t>
      </w:r>
      <w:r w:rsidR="00D671D0" w:rsidRPr="00D671D0">
        <w:rPr>
          <w:sz w:val="18"/>
          <w:szCs w:val="18"/>
        </w:rPr>
        <w:t xml:space="preserve">, serious attempts </w:t>
      </w:r>
      <w:r w:rsidR="00E943FB">
        <w:rPr>
          <w:sz w:val="18"/>
          <w:szCs w:val="18"/>
        </w:rPr>
        <w:t>to address</w:t>
      </w:r>
      <w:r w:rsidR="00D671D0" w:rsidRPr="00D671D0">
        <w:rPr>
          <w:sz w:val="18"/>
          <w:szCs w:val="18"/>
        </w:rPr>
        <w:t xml:space="preserve"> real difficulties</w:t>
      </w:r>
      <w:r w:rsidR="00E943FB">
        <w:rPr>
          <w:sz w:val="18"/>
          <w:szCs w:val="18"/>
        </w:rPr>
        <w:t>.</w:t>
      </w:r>
      <w:r w:rsidR="00D671D0" w:rsidRPr="00D671D0">
        <w:rPr>
          <w:sz w:val="18"/>
          <w:szCs w:val="18"/>
        </w:rPr>
        <w:t xml:space="preserve"> Arius on the unity of God</w:t>
      </w:r>
      <w:r w:rsidR="009A5B5D">
        <w:rPr>
          <w:sz w:val="18"/>
          <w:szCs w:val="18"/>
        </w:rPr>
        <w:t>,</w:t>
      </w:r>
      <w:r w:rsidR="00D671D0" w:rsidRPr="00D671D0">
        <w:rPr>
          <w:sz w:val="18"/>
          <w:szCs w:val="18"/>
        </w:rPr>
        <w:t xml:space="preserve"> Apollinaris on the unity of Christ</w:t>
      </w:r>
      <w:r w:rsidR="009A5B5D">
        <w:rPr>
          <w:sz w:val="18"/>
          <w:szCs w:val="18"/>
        </w:rPr>
        <w:t>,</w:t>
      </w:r>
      <w:r w:rsidR="00D671D0" w:rsidRPr="00D671D0">
        <w:rPr>
          <w:sz w:val="18"/>
          <w:szCs w:val="18"/>
        </w:rPr>
        <w:t xml:space="preserve"> Origen on the reach of divine goodness</w:t>
      </w:r>
      <w:r w:rsidR="009A5B5D">
        <w:rPr>
          <w:sz w:val="18"/>
          <w:szCs w:val="18"/>
        </w:rPr>
        <w:t xml:space="preserve">; </w:t>
      </w:r>
      <w:r w:rsidR="001F1FEF">
        <w:rPr>
          <w:sz w:val="18"/>
          <w:szCs w:val="18"/>
        </w:rPr>
        <w:t>e</w:t>
      </w:r>
      <w:r w:rsidR="00D671D0" w:rsidRPr="00D671D0">
        <w:rPr>
          <w:sz w:val="18"/>
          <w:szCs w:val="18"/>
        </w:rPr>
        <w:t xml:space="preserve">ach </w:t>
      </w:r>
      <w:proofErr w:type="gramStart"/>
      <w:r w:rsidR="001F1FEF">
        <w:rPr>
          <w:sz w:val="18"/>
          <w:szCs w:val="18"/>
        </w:rPr>
        <w:t>break</w:t>
      </w:r>
      <w:r w:rsidR="00E4078E">
        <w:rPr>
          <w:sz w:val="18"/>
          <w:szCs w:val="18"/>
        </w:rPr>
        <w:t>s</w:t>
      </w:r>
      <w:proofErr w:type="gramEnd"/>
      <w:r w:rsidR="00D671D0" w:rsidRPr="00D671D0">
        <w:rPr>
          <w:sz w:val="18"/>
          <w:szCs w:val="18"/>
        </w:rPr>
        <w:t xml:space="preserve"> at a specific point, and the </w:t>
      </w:r>
      <w:r w:rsidR="00755403">
        <w:rPr>
          <w:sz w:val="18"/>
          <w:szCs w:val="18"/>
        </w:rPr>
        <w:t>cracks</w:t>
      </w:r>
      <w:r w:rsidR="00D671D0" w:rsidRPr="00D671D0">
        <w:rPr>
          <w:sz w:val="18"/>
          <w:szCs w:val="18"/>
        </w:rPr>
        <w:t xml:space="preserve"> </w:t>
      </w:r>
      <w:r w:rsidR="00755403">
        <w:rPr>
          <w:sz w:val="18"/>
          <w:szCs w:val="18"/>
        </w:rPr>
        <w:t>are</w:t>
      </w:r>
      <w:r w:rsidR="00D671D0" w:rsidRPr="00D671D0">
        <w:rPr>
          <w:sz w:val="18"/>
          <w:szCs w:val="18"/>
        </w:rPr>
        <w:t xml:space="preserve"> instructive. </w:t>
      </w:r>
      <w:r w:rsidR="00755403">
        <w:rPr>
          <w:sz w:val="18"/>
          <w:szCs w:val="18"/>
        </w:rPr>
        <w:t>A</w:t>
      </w:r>
      <w:r w:rsidR="00D671D0" w:rsidRPr="00D671D0">
        <w:rPr>
          <w:sz w:val="18"/>
          <w:szCs w:val="18"/>
        </w:rPr>
        <w:t>nyone who takes the same difficult</w:t>
      </w:r>
      <w:r w:rsidR="00A41183">
        <w:rPr>
          <w:sz w:val="18"/>
          <w:szCs w:val="18"/>
        </w:rPr>
        <w:t>ies</w:t>
      </w:r>
      <w:r w:rsidR="00D671D0" w:rsidRPr="00D671D0">
        <w:rPr>
          <w:sz w:val="18"/>
          <w:szCs w:val="18"/>
        </w:rPr>
        <w:t xml:space="preserve"> seriously will find </w:t>
      </w:r>
      <w:r w:rsidR="00A41183">
        <w:rPr>
          <w:sz w:val="18"/>
          <w:szCs w:val="18"/>
        </w:rPr>
        <w:t>themse</w:t>
      </w:r>
      <w:r w:rsidR="00E4078E">
        <w:rPr>
          <w:sz w:val="18"/>
          <w:szCs w:val="18"/>
        </w:rPr>
        <w:t>lves</w:t>
      </w:r>
      <w:r w:rsidR="00D671D0" w:rsidRPr="00D671D0">
        <w:rPr>
          <w:sz w:val="18"/>
          <w:szCs w:val="18"/>
        </w:rPr>
        <w:t xml:space="preserve"> standing in roughly the same place. What distinguishes an orthodox position from a heretical one is often a</w:t>
      </w:r>
      <w:r w:rsidR="000B6628">
        <w:rPr>
          <w:sz w:val="18"/>
          <w:szCs w:val="18"/>
        </w:rPr>
        <w:t xml:space="preserve"> very fine</w:t>
      </w:r>
      <w:r w:rsidR="00D671D0" w:rsidRPr="00D671D0">
        <w:rPr>
          <w:sz w:val="18"/>
          <w:szCs w:val="18"/>
        </w:rPr>
        <w:t xml:space="preserve"> distinction, drawn precisely. That is the work I am attempting here</w:t>
      </w:r>
      <w:r w:rsidR="00862D98">
        <w:rPr>
          <w:sz w:val="18"/>
          <w:szCs w:val="18"/>
        </w:rPr>
        <w:t>.</w:t>
      </w:r>
    </w:p>
  </w:footnote>
  <w:footnote w:id="2">
    <w:p w14:paraId="1DE18B31" w14:textId="77777777" w:rsidR="00DA327B" w:rsidRDefault="00DA327B" w:rsidP="00DA327B">
      <w:pPr>
        <w:spacing w:line="240" w:lineRule="auto"/>
      </w:pPr>
      <w:r>
        <w:rPr>
          <w:rStyle w:val="FootnoteReference"/>
        </w:rPr>
        <w:footnoteRef/>
      </w:r>
      <w:r>
        <w:rPr>
          <w:sz w:val="18"/>
          <w:szCs w:val="18"/>
        </w:rPr>
        <w:t xml:space="preserve">Greek </w:t>
      </w:r>
      <w:proofErr w:type="spellStart"/>
      <w:r>
        <w:rPr>
          <w:i/>
          <w:iCs/>
          <w:sz w:val="18"/>
          <w:szCs w:val="18"/>
        </w:rPr>
        <w:t>glōssa</w:t>
      </w:r>
      <w:proofErr w:type="spellEnd"/>
      <w:r>
        <w:rPr>
          <w:sz w:val="18"/>
          <w:szCs w:val="18"/>
        </w:rPr>
        <w:t xml:space="preserve">, tongue or language; in the grammatical tradition running from Aristotle onward, a </w:t>
      </w:r>
      <w:proofErr w:type="spellStart"/>
      <w:r>
        <w:rPr>
          <w:i/>
          <w:iCs/>
          <w:sz w:val="18"/>
          <w:szCs w:val="18"/>
        </w:rPr>
        <w:t>glōssa</w:t>
      </w:r>
      <w:proofErr w:type="spellEnd"/>
      <w:r>
        <w:rPr>
          <w:sz w:val="18"/>
          <w:szCs w:val="18"/>
        </w:rPr>
        <w:t xml:space="preserve"> is specifically an obscure or foreign word requiring explanation, and a glossary collects them. The Latin </w:t>
      </w:r>
      <w:r>
        <w:rPr>
          <w:i/>
          <w:iCs/>
          <w:sz w:val="18"/>
          <w:szCs w:val="18"/>
        </w:rPr>
        <w:t>glossa</w:t>
      </w:r>
      <w:r>
        <w:rPr>
          <w:sz w:val="18"/>
          <w:szCs w:val="18"/>
        </w:rPr>
        <w:t xml:space="preserve"> and the medieval </w:t>
      </w:r>
      <w:r>
        <w:rPr>
          <w:i/>
          <w:iCs/>
          <w:sz w:val="18"/>
          <w:szCs w:val="18"/>
        </w:rPr>
        <w:t xml:space="preserve">glossa </w:t>
      </w:r>
      <w:proofErr w:type="spellStart"/>
      <w:r>
        <w:rPr>
          <w:i/>
          <w:iCs/>
          <w:sz w:val="18"/>
          <w:szCs w:val="18"/>
        </w:rPr>
        <w:t>ordinaria</w:t>
      </w:r>
      <w:proofErr w:type="spellEnd"/>
      <w:r>
        <w:rPr>
          <w:sz w:val="18"/>
          <w:szCs w:val="18"/>
        </w:rPr>
        <w:t xml:space="preserve"> — the marginal and interlinear commentary surrounding a biblical or legal text — carry the sense into English.</w:t>
      </w:r>
    </w:p>
  </w:footnote>
  <w:footnote w:id="3">
    <w:p w14:paraId="32870DB1" w14:textId="25C94E6C" w:rsidR="004C5B0F" w:rsidRDefault="004C5B0F" w:rsidP="004C5B0F">
      <w:pPr>
        <w:spacing w:line="240" w:lineRule="auto"/>
      </w:pPr>
      <w:r>
        <w:rPr>
          <w:rStyle w:val="FootnoteReference"/>
        </w:rPr>
        <w:footnoteRef/>
      </w:r>
      <w:r>
        <w:rPr>
          <w:sz w:val="18"/>
          <w:szCs w:val="18"/>
        </w:rPr>
        <w:t>1 Corinthians 8:6.</w:t>
      </w:r>
      <w:r w:rsidR="00C64C4A">
        <w:rPr>
          <w:sz w:val="18"/>
          <w:szCs w:val="18"/>
        </w:rPr>
        <w:t xml:space="preserve"> </w:t>
      </w:r>
      <w:r w:rsidR="005E44D3">
        <w:rPr>
          <w:sz w:val="18"/>
          <w:szCs w:val="18"/>
        </w:rPr>
        <w:t>“…</w:t>
      </w:r>
      <w:r w:rsidR="00C64C4A" w:rsidRPr="00C64C4A">
        <w:rPr>
          <w:sz w:val="18"/>
          <w:szCs w:val="18"/>
        </w:rPr>
        <w:t>yet for us there is one God, the Father, from whom are all things and for whom we exist, and one Lord, Jesus Christ, through whom are all things and through whom we exist.</w:t>
      </w:r>
      <w:r w:rsidR="005E44D3">
        <w:rPr>
          <w:sz w:val="18"/>
          <w:szCs w:val="18"/>
        </w:rPr>
        <w:t>”</w:t>
      </w:r>
    </w:p>
  </w:footnote>
  <w:footnote w:id="4">
    <w:p w14:paraId="379E27C5" w14:textId="2CF83F3E" w:rsidR="00092614" w:rsidRPr="00C64C4A" w:rsidRDefault="00092614">
      <w:pPr>
        <w:pStyle w:val="FootnoteText"/>
        <w:rPr>
          <w:sz w:val="18"/>
          <w:szCs w:val="18"/>
        </w:rPr>
      </w:pPr>
      <w:r>
        <w:rPr>
          <w:rStyle w:val="FootnoteReference"/>
        </w:rPr>
        <w:footnoteRef/>
      </w:r>
      <w:r>
        <w:t xml:space="preserve"> </w:t>
      </w:r>
      <w:r w:rsidR="00D05308" w:rsidRPr="00C64C4A">
        <w:rPr>
          <w:sz w:val="18"/>
          <w:szCs w:val="18"/>
        </w:rPr>
        <w:t>We just said, “One Lord Jesus Christ</w:t>
      </w:r>
      <w:r w:rsidR="00077212" w:rsidRPr="00C64C4A">
        <w:rPr>
          <w:sz w:val="18"/>
          <w:szCs w:val="18"/>
        </w:rPr>
        <w:t>,” that doesn’t make sense…</w:t>
      </w:r>
    </w:p>
  </w:footnote>
  <w:footnote w:id="5">
    <w:p w14:paraId="099680AA" w14:textId="77777777" w:rsidR="00144822" w:rsidRDefault="007C7B86">
      <w:pPr>
        <w:spacing w:line="240" w:lineRule="auto"/>
      </w:pPr>
      <w:r>
        <w:rPr>
          <w:rStyle w:val="FootnoteReference"/>
        </w:rPr>
        <w:footnoteRef/>
      </w:r>
      <w:r>
        <w:rPr>
          <w:sz w:val="18"/>
          <w:szCs w:val="18"/>
        </w:rPr>
        <w:t>Deuteronomy 6:4–9; the second paragraph of the Shema at 11:13–21.</w:t>
      </w:r>
    </w:p>
  </w:footnote>
  <w:footnote w:id="6">
    <w:p w14:paraId="079C0F36" w14:textId="4C7DA83E" w:rsidR="00034414" w:rsidRDefault="00034414" w:rsidP="00034414">
      <w:pPr>
        <w:spacing w:line="240" w:lineRule="auto"/>
      </w:pPr>
      <w:r>
        <w:rPr>
          <w:rStyle w:val="FootnoteReference"/>
        </w:rPr>
        <w:footnoteRef/>
      </w:r>
      <w:r>
        <w:rPr>
          <w:sz w:val="18"/>
          <w:szCs w:val="18"/>
        </w:rPr>
        <w:t xml:space="preserve">Rashi reads </w:t>
      </w:r>
      <w:r>
        <w:rPr>
          <w:i/>
          <w:iCs/>
          <w:sz w:val="18"/>
          <w:szCs w:val="18"/>
        </w:rPr>
        <w:t xml:space="preserve">Hashem </w:t>
      </w:r>
      <w:proofErr w:type="spellStart"/>
      <w:r>
        <w:rPr>
          <w:i/>
          <w:iCs/>
          <w:sz w:val="18"/>
          <w:szCs w:val="18"/>
        </w:rPr>
        <w:t>echad</w:t>
      </w:r>
      <w:proofErr w:type="spellEnd"/>
      <w:r>
        <w:rPr>
          <w:sz w:val="18"/>
          <w:szCs w:val="18"/>
        </w:rPr>
        <w:t xml:space="preserve"> eschatologically — that God is the only God now and will be acknowledged as such by all the nations in time to come, echoing Zechariah 14:9. Ibn Ezra reads it as a claim about metaphysical simplicity — not composed of parts, not bounded by time or place. Two </w:t>
      </w:r>
      <w:r w:rsidR="00306C57">
        <w:rPr>
          <w:sz w:val="18"/>
          <w:szCs w:val="18"/>
        </w:rPr>
        <w:t xml:space="preserve">wildly </w:t>
      </w:r>
      <w:r>
        <w:rPr>
          <w:sz w:val="18"/>
          <w:szCs w:val="18"/>
        </w:rPr>
        <w:t xml:space="preserve">different </w:t>
      </w:r>
      <w:r w:rsidR="00B824C6">
        <w:rPr>
          <w:sz w:val="18"/>
          <w:szCs w:val="18"/>
        </w:rPr>
        <w:t xml:space="preserve">takes on </w:t>
      </w:r>
      <w:r>
        <w:rPr>
          <w:sz w:val="18"/>
          <w:szCs w:val="18"/>
        </w:rPr>
        <w:t>the same word.</w:t>
      </w:r>
    </w:p>
  </w:footnote>
  <w:footnote w:id="7">
    <w:p w14:paraId="57858264" w14:textId="62662168" w:rsidR="00162DB3" w:rsidRDefault="00162DB3" w:rsidP="00162DB3">
      <w:pPr>
        <w:spacing w:line="240" w:lineRule="auto"/>
      </w:pPr>
      <w:r>
        <w:rPr>
          <w:rStyle w:val="FootnoteReference"/>
        </w:rPr>
        <w:footnoteRef/>
      </w:r>
      <w:r>
        <w:rPr>
          <w:sz w:val="18"/>
          <w:szCs w:val="18"/>
        </w:rPr>
        <w:t xml:space="preserve">The enlarged letters are called </w:t>
      </w:r>
      <w:proofErr w:type="spellStart"/>
      <w:r>
        <w:rPr>
          <w:i/>
          <w:iCs/>
          <w:sz w:val="18"/>
          <w:szCs w:val="18"/>
        </w:rPr>
        <w:t>otiyot</w:t>
      </w:r>
      <w:proofErr w:type="spellEnd"/>
      <w:r>
        <w:rPr>
          <w:i/>
          <w:iCs/>
          <w:sz w:val="18"/>
          <w:szCs w:val="18"/>
        </w:rPr>
        <w:t xml:space="preserve"> </w:t>
      </w:r>
      <w:proofErr w:type="spellStart"/>
      <w:r>
        <w:rPr>
          <w:i/>
          <w:iCs/>
          <w:sz w:val="18"/>
          <w:szCs w:val="18"/>
        </w:rPr>
        <w:t>rabbati</w:t>
      </w:r>
      <w:proofErr w:type="spellEnd"/>
      <w:r>
        <w:rPr>
          <w:sz w:val="18"/>
          <w:szCs w:val="18"/>
        </w:rPr>
        <w:t xml:space="preserve"> in the Masoretic tradition; </w:t>
      </w:r>
      <w:proofErr w:type="spellStart"/>
      <w:r w:rsidR="000F5FFB">
        <w:rPr>
          <w:sz w:val="18"/>
          <w:szCs w:val="18"/>
        </w:rPr>
        <w:t>by</w:t>
      </w:r>
      <w:r>
        <w:rPr>
          <w:sz w:val="18"/>
          <w:szCs w:val="18"/>
        </w:rPr>
        <w:t>the</w:t>
      </w:r>
      <w:proofErr w:type="spellEnd"/>
      <w:r>
        <w:rPr>
          <w:sz w:val="18"/>
          <w:szCs w:val="18"/>
        </w:rPr>
        <w:t xml:space="preserve"> </w:t>
      </w:r>
      <w:proofErr w:type="spellStart"/>
      <w:r>
        <w:rPr>
          <w:i/>
          <w:iCs/>
          <w:sz w:val="18"/>
          <w:szCs w:val="18"/>
        </w:rPr>
        <w:t>dalet</w:t>
      </w:r>
      <w:r>
        <w:rPr>
          <w:sz w:val="18"/>
          <w:szCs w:val="18"/>
        </w:rPr>
        <w:t>'s</w:t>
      </w:r>
      <w:proofErr w:type="spellEnd"/>
      <w:r>
        <w:rPr>
          <w:sz w:val="18"/>
          <w:szCs w:val="18"/>
        </w:rPr>
        <w:t xml:space="preserve"> prolongation in recitation is already discussed at </w:t>
      </w:r>
      <w:proofErr w:type="spellStart"/>
      <w:r>
        <w:rPr>
          <w:sz w:val="18"/>
          <w:szCs w:val="18"/>
        </w:rPr>
        <w:t>Berakhot</w:t>
      </w:r>
      <w:proofErr w:type="spellEnd"/>
      <w:r>
        <w:rPr>
          <w:sz w:val="18"/>
          <w:szCs w:val="18"/>
        </w:rPr>
        <w:t xml:space="preserve"> 13b. Sixteen such enlarged letters are traditionally counted across the Torah, though the list was never universally fixed.</w:t>
      </w:r>
    </w:p>
  </w:footnote>
  <w:footnote w:id="8">
    <w:p w14:paraId="278D1039" w14:textId="77777777" w:rsidR="00D753AB" w:rsidRDefault="00D753AB" w:rsidP="00D753AB">
      <w:pPr>
        <w:spacing w:line="240" w:lineRule="auto"/>
      </w:pPr>
      <w:r>
        <w:rPr>
          <w:rStyle w:val="FootnoteReference"/>
        </w:rPr>
        <w:footnoteRef/>
      </w:r>
      <w:r>
        <w:rPr>
          <w:sz w:val="18"/>
          <w:szCs w:val="18"/>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9">
    <w:p w14:paraId="5168D064" w14:textId="77777777" w:rsidR="00144822" w:rsidRDefault="007C7B86">
      <w:pPr>
        <w:spacing w:line="240" w:lineRule="auto"/>
      </w:pPr>
      <w:r>
        <w:rPr>
          <w:rStyle w:val="FootnoteReference"/>
        </w:rPr>
        <w:footnoteRef/>
      </w:r>
      <w:r>
        <w:rPr>
          <w:sz w:val="18"/>
          <w:szCs w:val="18"/>
        </w:rPr>
        <w:t>Isaiah 45:22; Deuteronomy 4:35.</w:t>
      </w:r>
    </w:p>
  </w:footnote>
  <w:footnote w:id="10">
    <w:p w14:paraId="2266979A" w14:textId="77777777" w:rsidR="00252B2F" w:rsidRDefault="00252B2F" w:rsidP="00252B2F">
      <w:pPr>
        <w:spacing w:line="240" w:lineRule="auto"/>
      </w:pPr>
      <w:r>
        <w:rPr>
          <w:rStyle w:val="FootnoteReference"/>
        </w:rPr>
        <w:footnoteRef/>
      </w:r>
      <w:r>
        <w:rPr>
          <w:sz w:val="18"/>
          <w:szCs w:val="18"/>
        </w:rPr>
        <w:t xml:space="preserve">Exodus 3:14. </w:t>
      </w:r>
      <w:proofErr w:type="spellStart"/>
      <w:r>
        <w:rPr>
          <w:i/>
          <w:iCs/>
          <w:sz w:val="18"/>
          <w:szCs w:val="18"/>
        </w:rPr>
        <w:t>Ehyeh</w:t>
      </w:r>
      <w:proofErr w:type="spellEnd"/>
      <w:r>
        <w:rPr>
          <w:i/>
          <w:iCs/>
          <w:sz w:val="18"/>
          <w:szCs w:val="18"/>
        </w:rPr>
        <w:t xml:space="preserve"> </w:t>
      </w:r>
      <w:proofErr w:type="spellStart"/>
      <w:r>
        <w:rPr>
          <w:i/>
          <w:iCs/>
          <w:sz w:val="18"/>
          <w:szCs w:val="18"/>
        </w:rPr>
        <w:t>asher</w:t>
      </w:r>
      <w:proofErr w:type="spellEnd"/>
      <w:r>
        <w:rPr>
          <w:i/>
          <w:iCs/>
          <w:sz w:val="18"/>
          <w:szCs w:val="18"/>
        </w:rPr>
        <w:t xml:space="preserve"> </w:t>
      </w:r>
      <w:proofErr w:type="spellStart"/>
      <w:r>
        <w:rPr>
          <w:i/>
          <w:iCs/>
          <w:sz w:val="18"/>
          <w:szCs w:val="18"/>
        </w:rPr>
        <w:t>ehyeh</w:t>
      </w:r>
      <w:proofErr w:type="spellEnd"/>
      <w:r>
        <w:rPr>
          <w:sz w:val="18"/>
          <w:szCs w:val="18"/>
        </w:rPr>
        <w:t xml:space="preserve"> is imperfect in the Hebrew — I will be what I will be, or I am becoming what I am becoming — and the Greek fixed it as a static </w:t>
      </w:r>
      <w:proofErr w:type="spellStart"/>
      <w:r>
        <w:rPr>
          <w:i/>
          <w:iCs/>
          <w:sz w:val="18"/>
          <w:szCs w:val="18"/>
        </w:rPr>
        <w:t>egō</w:t>
      </w:r>
      <w:proofErr w:type="spellEnd"/>
      <w:r>
        <w:rPr>
          <w:i/>
          <w:iCs/>
          <w:sz w:val="18"/>
          <w:szCs w:val="18"/>
        </w:rPr>
        <w:t xml:space="preserve"> </w:t>
      </w:r>
      <w:proofErr w:type="spellStart"/>
      <w:r>
        <w:rPr>
          <w:i/>
          <w:iCs/>
          <w:sz w:val="18"/>
          <w:szCs w:val="18"/>
        </w:rPr>
        <w:t>eimi</w:t>
      </w:r>
      <w:proofErr w:type="spellEnd"/>
      <w:r>
        <w:rPr>
          <w:i/>
          <w:iCs/>
          <w:sz w:val="18"/>
          <w:szCs w:val="18"/>
        </w:rPr>
        <w:t xml:space="preserve"> ho </w:t>
      </w:r>
      <w:proofErr w:type="spellStart"/>
      <w:r>
        <w:rPr>
          <w:i/>
          <w:iCs/>
          <w:sz w:val="18"/>
          <w:szCs w:val="18"/>
        </w:rPr>
        <w:t>ōn</w:t>
      </w:r>
      <w:proofErr w:type="spellEnd"/>
      <w:r>
        <w:rPr>
          <w:sz w:val="18"/>
          <w:szCs w:val="18"/>
        </w:rPr>
        <w:t>, I am the being. Given that this whole account is a pulse rather than a state, the untranslated Hebrew is on my side.</w:t>
      </w:r>
    </w:p>
  </w:footnote>
  <w:footnote w:id="11">
    <w:p w14:paraId="110925BB" w14:textId="77777777" w:rsidR="00144822" w:rsidRDefault="007C7B86">
      <w:pPr>
        <w:spacing w:line="240" w:lineRule="auto"/>
      </w:pPr>
      <w:r>
        <w:rPr>
          <w:rStyle w:val="FootnoteReference"/>
        </w:rPr>
        <w:footnoteRef/>
      </w:r>
      <w:r>
        <w:rPr>
          <w:sz w:val="18"/>
          <w:szCs w:val="18"/>
        </w:rPr>
        <w:t xml:space="preserve">Spinoza identifies God with nature and has everything follow from the divine nature by necessity — </w:t>
      </w:r>
      <w:r>
        <w:rPr>
          <w:i/>
          <w:iCs/>
          <w:sz w:val="18"/>
          <w:szCs w:val="18"/>
        </w:rPr>
        <w:t xml:space="preserve">natura </w:t>
      </w:r>
      <w:proofErr w:type="spellStart"/>
      <w:r>
        <w:rPr>
          <w:i/>
          <w:iCs/>
          <w:sz w:val="18"/>
          <w:szCs w:val="18"/>
        </w:rPr>
        <w:t>naturans</w:t>
      </w:r>
      <w:proofErr w:type="spellEnd"/>
      <w:r>
        <w:rPr>
          <w:sz w:val="18"/>
          <w:szCs w:val="18"/>
        </w:rPr>
        <w:t xml:space="preserve"> and </w:t>
      </w:r>
      <w:r>
        <w:rPr>
          <w:i/>
          <w:iCs/>
          <w:sz w:val="18"/>
          <w:szCs w:val="18"/>
        </w:rPr>
        <w:t>natura naturata</w:t>
      </w:r>
      <w:r>
        <w:rPr>
          <w:sz w:val="18"/>
          <w:szCs w:val="18"/>
        </w:rPr>
        <w:t xml:space="preserve">, with no point at which anything could have been otherwise. It is a monism, and it is the one most often meant when pantheism is named. The disagreement here is not about whether there is one reality but about whether that reality </w:t>
      </w:r>
      <w:proofErr w:type="gramStart"/>
      <w:r>
        <w:rPr>
          <w:sz w:val="18"/>
          <w:szCs w:val="18"/>
        </w:rPr>
        <w:t>chooses</w:t>
      </w:r>
      <w:proofErr w:type="gramEnd"/>
      <w:r>
        <w:rPr>
          <w:sz w:val="18"/>
          <w:szCs w:val="18"/>
        </w:rPr>
        <w:t>.</w:t>
      </w:r>
    </w:p>
  </w:footnote>
  <w:footnote w:id="12">
    <w:p w14:paraId="26F928EA" w14:textId="77777777" w:rsidR="00144822" w:rsidRDefault="007C7B86">
      <w:pPr>
        <w:spacing w:line="240" w:lineRule="auto"/>
      </w:pPr>
      <w:r>
        <w:rPr>
          <w:rStyle w:val="FootnoteReference"/>
        </w:rPr>
        <w:footnoteRef/>
      </w:r>
      <w:r>
        <w:rPr>
          <w:i/>
          <w:iCs/>
          <w:sz w:val="18"/>
          <w:szCs w:val="18"/>
        </w:rPr>
        <w:t>Almighty.</w:t>
      </w:r>
      <w:r>
        <w:rPr>
          <w:sz w:val="18"/>
          <w:szCs w:val="18"/>
        </w:rPr>
        <w:t xml:space="preserve"> The Greek is </w:t>
      </w:r>
      <w:proofErr w:type="spellStart"/>
      <w:r>
        <w:rPr>
          <w:i/>
          <w:iCs/>
          <w:sz w:val="18"/>
          <w:szCs w:val="18"/>
        </w:rPr>
        <w:t>pantokratōr</w:t>
      </w:r>
      <w:proofErr w:type="spellEnd"/>
      <w:r>
        <w:rPr>
          <w:sz w:val="18"/>
          <w:szCs w:val="18"/>
        </w:rPr>
        <w:t xml:space="preserve">, all-holding, not all-capable. The Latin </w:t>
      </w:r>
      <w:proofErr w:type="spellStart"/>
      <w:r>
        <w:rPr>
          <w:i/>
          <w:iCs/>
          <w:sz w:val="18"/>
          <w:szCs w:val="18"/>
        </w:rPr>
        <w:t>omnipotens</w:t>
      </w:r>
      <w:proofErr w:type="spellEnd"/>
      <w:r>
        <w:rPr>
          <w:sz w:val="18"/>
          <w:szCs w:val="18"/>
        </w:rPr>
        <w:t xml:space="preserve"> behind our English is where most modern arguments about omnipotence come from, and the drift happened at translation: </w:t>
      </w:r>
      <w:r>
        <w:rPr>
          <w:i/>
          <w:iCs/>
          <w:sz w:val="18"/>
          <w:szCs w:val="18"/>
        </w:rPr>
        <w:t>al-</w:t>
      </w:r>
      <w:proofErr w:type="spellStart"/>
      <w:r>
        <w:rPr>
          <w:i/>
          <w:iCs/>
          <w:sz w:val="18"/>
          <w:szCs w:val="18"/>
        </w:rPr>
        <w:t>mihtig</w:t>
      </w:r>
      <w:proofErr w:type="spellEnd"/>
      <w:r>
        <w:rPr>
          <w:sz w:val="18"/>
          <w:szCs w:val="18"/>
        </w:rPr>
        <w:t xml:space="preserve"> renders the Latin rather than the Greek, so the word reaches us at two removes from what it was chosen to say.</w:t>
      </w:r>
    </w:p>
  </w:footnote>
  <w:footnote w:id="13">
    <w:p w14:paraId="3FA35267" w14:textId="77777777" w:rsidR="00144822" w:rsidRDefault="007C7B86">
      <w:pPr>
        <w:spacing w:line="240" w:lineRule="auto"/>
      </w:pPr>
      <w:r>
        <w:rPr>
          <w:rStyle w:val="FootnoteReference"/>
        </w:rPr>
        <w:footnoteRef/>
      </w:r>
      <w:proofErr w:type="spellStart"/>
      <w:r>
        <w:rPr>
          <w:i/>
          <w:iCs/>
          <w:sz w:val="18"/>
          <w:szCs w:val="18"/>
        </w:rPr>
        <w:t>Tzimtzum</w:t>
      </w:r>
      <w:proofErr w:type="spellEnd"/>
      <w:r>
        <w:rPr>
          <w:sz w:val="18"/>
          <w:szCs w:val="18"/>
        </w:rPr>
        <w:t xml:space="preserve">, the divine self-contraction of Lurianic Kabbalah: God withdraws to make room for what is not God, so that creation is an act of restraint rather than of expansion. Read against </w:t>
      </w:r>
      <w:proofErr w:type="spellStart"/>
      <w:proofErr w:type="gramStart"/>
      <w:r>
        <w:rPr>
          <w:i/>
          <w:iCs/>
          <w:sz w:val="18"/>
          <w:szCs w:val="18"/>
        </w:rPr>
        <w:t>omnipotens</w:t>
      </w:r>
      <w:proofErr w:type="spellEnd"/>
      <w:proofErr w:type="gramEnd"/>
      <w:r>
        <w:rPr>
          <w:sz w:val="18"/>
          <w:szCs w:val="18"/>
        </w:rPr>
        <w:t xml:space="preserve"> it looks like a diminishment of power. Read against </w:t>
      </w:r>
      <w:proofErr w:type="spellStart"/>
      <w:r>
        <w:rPr>
          <w:i/>
          <w:iCs/>
          <w:sz w:val="18"/>
          <w:szCs w:val="18"/>
        </w:rPr>
        <w:t>pantokratōr</w:t>
      </w:r>
      <w:proofErr w:type="spellEnd"/>
      <w:r>
        <w:rPr>
          <w:sz w:val="18"/>
          <w:szCs w:val="18"/>
        </w:rPr>
        <w:t xml:space="preserve"> it is not, since making room is a form of holding rather than a subtraction from capacity.</w:t>
      </w:r>
    </w:p>
  </w:footnote>
  <w:footnote w:id="14">
    <w:p w14:paraId="779D1880" w14:textId="77777777" w:rsidR="00144822" w:rsidRDefault="007C7B86">
      <w:pPr>
        <w:spacing w:line="240" w:lineRule="auto"/>
      </w:pPr>
      <w:r>
        <w:rPr>
          <w:rStyle w:val="FootnoteReference"/>
        </w:rPr>
        <w:footnoteRef/>
      </w:r>
      <w:r>
        <w:rPr>
          <w:i/>
          <w:iCs/>
          <w:sz w:val="18"/>
          <w:szCs w:val="18"/>
        </w:rPr>
        <w:t>Seen and unseen.</w:t>
      </w:r>
      <w:r>
        <w:rPr>
          <w:sz w:val="18"/>
          <w:szCs w:val="18"/>
        </w:rPr>
        <w:t xml:space="preserve"> </w:t>
      </w:r>
      <w:r>
        <w:rPr>
          <w:i/>
          <w:iCs/>
          <w:sz w:val="18"/>
          <w:szCs w:val="18"/>
        </w:rPr>
        <w:t xml:space="preserve">Ta </w:t>
      </w:r>
      <w:proofErr w:type="spellStart"/>
      <w:r>
        <w:rPr>
          <w:i/>
          <w:iCs/>
          <w:sz w:val="18"/>
          <w:szCs w:val="18"/>
        </w:rPr>
        <w:t>panta</w:t>
      </w:r>
      <w:proofErr w:type="spellEnd"/>
      <w:r>
        <w:rPr>
          <w:i/>
          <w:iCs/>
          <w:sz w:val="18"/>
          <w:szCs w:val="18"/>
        </w:rPr>
        <w:t xml:space="preserve"> </w:t>
      </w:r>
      <w:proofErr w:type="spellStart"/>
      <w:r>
        <w:rPr>
          <w:i/>
          <w:iCs/>
          <w:sz w:val="18"/>
          <w:szCs w:val="18"/>
        </w:rPr>
        <w:t>horata</w:t>
      </w:r>
      <w:proofErr w:type="spellEnd"/>
      <w:r>
        <w:rPr>
          <w:i/>
          <w:iCs/>
          <w:sz w:val="18"/>
          <w:szCs w:val="18"/>
        </w:rPr>
        <w:t xml:space="preserve"> kai </w:t>
      </w:r>
      <w:proofErr w:type="spellStart"/>
      <w:r>
        <w:rPr>
          <w:i/>
          <w:iCs/>
          <w:sz w:val="18"/>
          <w:szCs w:val="18"/>
        </w:rPr>
        <w:t>aorata</w:t>
      </w:r>
      <w:proofErr w:type="spellEnd"/>
      <w:r>
        <w:rPr>
          <w:i/>
          <w:iCs/>
          <w:sz w:val="18"/>
          <w:szCs w:val="18"/>
        </w:rPr>
        <w:t>.</w:t>
      </w:r>
      <w:r>
        <w:rPr>
          <w:sz w:val="18"/>
          <w:szCs w:val="18"/>
        </w:rPr>
        <w:t xml:space="preserve"> The pairing is anti-Gnostic in intent: it says both halves are made, so that no one may assign the visible world to a lesser maker and keep the invisible for the real God.</w:t>
      </w:r>
    </w:p>
  </w:footnote>
  <w:footnote w:id="15">
    <w:p w14:paraId="60C1D398" w14:textId="77777777" w:rsidR="00144822" w:rsidRDefault="007C7B86">
      <w:pPr>
        <w:spacing w:line="240" w:lineRule="auto"/>
      </w:pPr>
      <w:r>
        <w:rPr>
          <w:rStyle w:val="FootnoteReference"/>
        </w:rPr>
        <w:footnoteRef/>
      </w:r>
      <w:r>
        <w:rPr>
          <w:i/>
          <w:iCs/>
          <w:sz w:val="18"/>
          <w:szCs w:val="18"/>
        </w:rPr>
        <w:t>Maker.</w:t>
      </w:r>
      <w:r>
        <w:rPr>
          <w:sz w:val="18"/>
          <w:szCs w:val="18"/>
        </w:rPr>
        <w:t xml:space="preserve"> The Greek is </w:t>
      </w:r>
      <w:proofErr w:type="spellStart"/>
      <w:r>
        <w:rPr>
          <w:i/>
          <w:iCs/>
          <w:sz w:val="18"/>
          <w:szCs w:val="18"/>
        </w:rPr>
        <w:t>poiētēn</w:t>
      </w:r>
      <w:proofErr w:type="spellEnd"/>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Nothing is made </w:t>
      </w:r>
      <w:r>
        <w:rPr>
          <w:i/>
          <w:iCs/>
          <w:sz w:val="18"/>
          <w:szCs w:val="18"/>
        </w:rPr>
        <w:t>from</w:t>
      </w:r>
      <w:r>
        <w:rPr>
          <w:sz w:val="18"/>
          <w:szCs w:val="18"/>
        </w:rPr>
        <w:t xml:space="preserve"> nothing in this clause: </w:t>
      </w:r>
      <w:proofErr w:type="spellStart"/>
      <w:r>
        <w:rPr>
          <w:i/>
          <w:iCs/>
          <w:sz w:val="18"/>
          <w:szCs w:val="18"/>
        </w:rPr>
        <w:t>creatio</w:t>
      </w:r>
      <w:proofErr w:type="spellEnd"/>
      <w:r>
        <w:rPr>
          <w:i/>
          <w:iCs/>
          <w:sz w:val="18"/>
          <w:szCs w:val="18"/>
        </w:rPr>
        <w:t xml:space="preserve"> ex nihilo</w:t>
      </w:r>
      <w:r>
        <w:rPr>
          <w:sz w:val="18"/>
          <w:szCs w:val="18"/>
        </w:rPr>
        <w:t xml:space="preserve"> is not in </w:t>
      </w:r>
      <w:proofErr w:type="gramStart"/>
      <w:r>
        <w:rPr>
          <w:sz w:val="18"/>
          <w:szCs w:val="18"/>
        </w:rPr>
        <w:t>the words</w:t>
      </w:r>
      <w:proofErr w:type="gramEnd"/>
      <w:r>
        <w:rPr>
          <w:sz w:val="18"/>
          <w:szCs w:val="18"/>
        </w:rPr>
        <w:t xml:space="preserve">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16">
    <w:p w14:paraId="06DF5A0B" w14:textId="77777777" w:rsidR="00144822" w:rsidRDefault="007C7B86">
      <w:pPr>
        <w:spacing w:line="240" w:lineRule="auto"/>
      </w:pPr>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The Spirit </w:t>
      </w:r>
      <w:r>
        <w:rPr>
          <w:i/>
          <w:iCs/>
          <w:sz w:val="18"/>
          <w:szCs w:val="18"/>
        </w:rPr>
        <w:t>proceeds</w:t>
      </w:r>
      <w:r>
        <w:rPr>
          <w:sz w:val="18"/>
          <w:szCs w:val="18"/>
        </w:rPr>
        <w:t xml:space="preserve"> — flowing out, </w:t>
      </w:r>
      <w:proofErr w:type="gramStart"/>
      <w:r>
        <w:rPr>
          <w:sz w:val="18"/>
          <w:szCs w:val="18"/>
        </w:rPr>
        <w:t>continuous</w:t>
      </w:r>
      <w:proofErr w:type="gramEnd"/>
      <w:r>
        <w:rPr>
          <w:sz w:val="18"/>
          <w:szCs w:val="18"/>
        </w:rPr>
        <w:t xml:space="preserve">, with no product at the end of it. And the world is fashioned: not </w:t>
      </w:r>
      <w:proofErr w:type="gramStart"/>
      <w:r>
        <w:rPr>
          <w:sz w:val="18"/>
          <w:szCs w:val="18"/>
        </w:rPr>
        <w:t>begotten, and</w:t>
      </w:r>
      <w:proofErr w:type="gramEnd"/>
      <w:r>
        <w:rPr>
          <w:sz w:val="18"/>
          <w:szCs w:val="18"/>
        </w:rPr>
        <w:t xml:space="preserve"> not manufactured either. The tradition wants an absolute wall between the first two and the third, and </w:t>
      </w:r>
      <w:r>
        <w:rPr>
          <w:i/>
          <w:iCs/>
          <w:sz w:val="18"/>
          <w:szCs w:val="18"/>
        </w:rPr>
        <w:t>begotten, not made</w:t>
      </w:r>
      <w:r>
        <w:rPr>
          <w:sz w:val="18"/>
          <w:szCs w:val="18"/>
        </w:rPr>
        <w:t xml:space="preserve"> </w:t>
      </w:r>
      <w:proofErr w:type="gramStart"/>
      <w:r>
        <w:rPr>
          <w:sz w:val="18"/>
          <w:szCs w:val="18"/>
        </w:rPr>
        <w:t>exists</w:t>
      </w:r>
      <w:proofErr w:type="gramEnd"/>
      <w:r>
        <w:rPr>
          <w:sz w:val="18"/>
          <w:szCs w:val="18"/>
        </w:rPr>
        <w:t xml:space="preserve"> to build it. But if the third verb is fashioning rather than producing, the wall is lower than the doctrine wants: fashioning is nearer to proceeding than producing is.</w:t>
      </w:r>
    </w:p>
  </w:footnote>
  <w:footnote w:id="17">
    <w:p w14:paraId="418E1A15" w14:textId="77777777" w:rsidR="00144822" w:rsidRDefault="007C7B86">
      <w:pPr>
        <w:spacing w:line="240" w:lineRule="auto"/>
      </w:pPr>
      <w:r>
        <w:rPr>
          <w:rStyle w:val="FootnoteReference"/>
        </w:rPr>
        <w:footnoteRef/>
      </w:r>
      <w:r>
        <w:rPr>
          <w:i/>
          <w:iCs/>
          <w:sz w:val="18"/>
          <w:szCs w:val="18"/>
        </w:rPr>
        <w:t>Kyrios</w:t>
      </w:r>
      <w:r>
        <w:rPr>
          <w:sz w:val="18"/>
          <w:szCs w:val="18"/>
        </w:rPr>
        <w:t xml:space="preserve">, which the Septuagint substitutes wherever the Name appears. Under Rome the competing confession was </w:t>
      </w:r>
      <w:r>
        <w:rPr>
          <w:i/>
          <w:iCs/>
          <w:sz w:val="18"/>
          <w:szCs w:val="18"/>
        </w:rPr>
        <w:t>Kyrios Kaisar</w:t>
      </w:r>
      <w:r>
        <w:rPr>
          <w:sz w:val="18"/>
          <w:szCs w:val="18"/>
        </w:rPr>
        <w:t xml:space="preserve">, which is why this sentence cost lives. Jewish practice preserves the same structure in the liturgy: the Name itself is not pronounced; </w:t>
      </w:r>
      <w:r>
        <w:rPr>
          <w:i/>
          <w:iCs/>
          <w:sz w:val="18"/>
          <w:szCs w:val="18"/>
        </w:rPr>
        <w:t>Adonai</w:t>
      </w:r>
      <w:r>
        <w:rPr>
          <w:sz w:val="18"/>
          <w:szCs w:val="18"/>
        </w:rPr>
        <w:t xml:space="preserve"> stands in when God is addressed; </w:t>
      </w:r>
      <w:proofErr w:type="spellStart"/>
      <w:r>
        <w:rPr>
          <w:i/>
          <w:iCs/>
          <w:sz w:val="18"/>
          <w:szCs w:val="18"/>
        </w:rPr>
        <w:t>HaShem</w:t>
      </w:r>
      <w:proofErr w:type="spellEnd"/>
      <w:r>
        <w:rPr>
          <w:sz w:val="18"/>
          <w:szCs w:val="18"/>
        </w:rPr>
        <w:t xml:space="preserve">, "the Name," when God is spoken of. What is never done is to say it as one's own word. The substitution is </w:t>
      </w:r>
      <w:proofErr w:type="gramStart"/>
      <w:r>
        <w:rPr>
          <w:sz w:val="18"/>
          <w:szCs w:val="18"/>
        </w:rPr>
        <w:t>the borrowing</w:t>
      </w:r>
      <w:proofErr w:type="gramEnd"/>
      <w:r>
        <w:rPr>
          <w:sz w:val="18"/>
          <w:szCs w:val="18"/>
        </w:rPr>
        <w:t>, made into a habit of the mouth.</w:t>
      </w:r>
    </w:p>
  </w:footnote>
  <w:footnote w:id="18">
    <w:p w14:paraId="038B796A" w14:textId="77777777" w:rsidR="00144822" w:rsidRDefault="007C7B86">
      <w:pPr>
        <w:spacing w:line="240" w:lineRule="auto"/>
      </w:pPr>
      <w:r>
        <w:rPr>
          <w:rStyle w:val="FootnoteReference"/>
        </w:rPr>
        <w:footnoteRef/>
      </w:r>
      <w:r>
        <w:rPr>
          <w:sz w:val="18"/>
          <w:szCs w:val="18"/>
        </w:rPr>
        <w:t>1 Corinthians 8:6.</w:t>
      </w:r>
    </w:p>
  </w:footnote>
  <w:footnote w:id="19">
    <w:p w14:paraId="18BD8C8F" w14:textId="77777777" w:rsidR="00144822" w:rsidRDefault="007C7B86">
      <w:pPr>
        <w:spacing w:line="240" w:lineRule="auto"/>
      </w:pPr>
      <w:r>
        <w:rPr>
          <w:rStyle w:val="FootnoteReference"/>
        </w:rPr>
        <w:footnoteRef/>
      </w:r>
      <w:r>
        <w:rPr>
          <w:sz w:val="18"/>
          <w:szCs w:val="18"/>
        </w:rPr>
        <w:t xml:space="preserve">Hosea 11:9. Rashi glosses the verse three times, all to the effect that God keeps his </w:t>
      </w:r>
      <w:proofErr w:type="spellStart"/>
      <w:r>
        <w:rPr>
          <w:sz w:val="18"/>
          <w:szCs w:val="18"/>
        </w:rPr>
        <w:t>favourable</w:t>
      </w:r>
      <w:proofErr w:type="spellEnd"/>
      <w:r>
        <w:rPr>
          <w:sz w:val="18"/>
          <w:szCs w:val="18"/>
        </w:rPr>
        <w:t xml:space="preserve"> word. On the parallel at </w:t>
      </w:r>
      <w:proofErr w:type="gramStart"/>
      <w:r>
        <w:rPr>
          <w:sz w:val="18"/>
          <w:szCs w:val="18"/>
        </w:rPr>
        <w:t>Numbers</w:t>
      </w:r>
      <w:proofErr w:type="gramEnd"/>
      <w:r>
        <w:rPr>
          <w:sz w:val="18"/>
          <w:szCs w:val="18"/>
        </w:rPr>
        <w:t xml:space="preserve"> he has God confronting Balaam with the oath already sworn — </w:t>
      </w:r>
      <w:r>
        <w:rPr>
          <w:i/>
          <w:iCs/>
          <w:sz w:val="18"/>
          <w:szCs w:val="18"/>
        </w:rPr>
        <w:t>and you think to slay them in the wilderness?</w:t>
      </w:r>
      <w:r>
        <w:rPr>
          <w:sz w:val="18"/>
          <w:szCs w:val="18"/>
        </w:rPr>
        <w:t xml:space="preserve"> — and reads the second half as a question: </w:t>
      </w:r>
      <w:r>
        <w:rPr>
          <w:i/>
          <w:iCs/>
          <w:sz w:val="18"/>
          <w:szCs w:val="18"/>
        </w:rPr>
        <w:t>has he said, and shall he not do it?</w:t>
      </w:r>
      <w:r>
        <w:rPr>
          <w:sz w:val="18"/>
          <w:szCs w:val="18"/>
        </w:rPr>
        <w:t xml:space="preserve"> The Targum's gloss on </w:t>
      </w:r>
      <w:proofErr w:type="spellStart"/>
      <w:r>
        <w:rPr>
          <w:i/>
          <w:iCs/>
          <w:sz w:val="18"/>
          <w:szCs w:val="18"/>
        </w:rPr>
        <w:t>nacham</w:t>
      </w:r>
      <w:proofErr w:type="spellEnd"/>
      <w:r>
        <w:rPr>
          <w:sz w:val="18"/>
          <w:szCs w:val="18"/>
        </w:rPr>
        <w:t xml:space="preserve"> is that mortals decide and then reconsider and withdraw. </w:t>
      </w:r>
      <w:proofErr w:type="gramStart"/>
      <w:r>
        <w:rPr>
          <w:sz w:val="18"/>
          <w:szCs w:val="18"/>
        </w:rPr>
        <w:t>So</w:t>
      </w:r>
      <w:proofErr w:type="gramEnd"/>
      <w:r>
        <w:rPr>
          <w:sz w:val="18"/>
          <w:szCs w:val="18"/>
        </w:rPr>
        <w:t xml:space="preserve"> on the classical reading both verses concern retraction and not nature. Which is a different subject from whether God can take flesh, and one on which I have no quarrel with them.</w:t>
      </w:r>
    </w:p>
  </w:footnote>
  <w:footnote w:id="20">
    <w:p w14:paraId="3AC61481" w14:textId="77777777" w:rsidR="00144822" w:rsidRDefault="007C7B86">
      <w:pPr>
        <w:spacing w:line="240" w:lineRule="auto"/>
      </w:pPr>
      <w:r>
        <w:rPr>
          <w:rStyle w:val="FootnoteReference"/>
        </w:rPr>
        <w:footnoteRef/>
      </w:r>
      <w:r>
        <w:rPr>
          <w:sz w:val="18"/>
          <w:szCs w:val="18"/>
        </w:rPr>
        <w:t xml:space="preserve">Numbers 23:19. Philo calls Balaam a </w:t>
      </w:r>
      <w:proofErr w:type="spellStart"/>
      <w:r>
        <w:rPr>
          <w:i/>
          <w:iCs/>
          <w:sz w:val="18"/>
          <w:szCs w:val="18"/>
        </w:rPr>
        <w:t>magos</w:t>
      </w:r>
      <w:proofErr w:type="spellEnd"/>
      <w:r>
        <w:rPr>
          <w:sz w:val="18"/>
          <w:szCs w:val="18"/>
        </w:rPr>
        <w:t>, the same word he uses of the magicians who opposed Moses in Egypt.</w:t>
      </w:r>
    </w:p>
  </w:footnote>
  <w:footnote w:id="21">
    <w:p w14:paraId="5C0D6870" w14:textId="77777777" w:rsidR="00144822" w:rsidRDefault="007C7B86">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 the refraction, the condition in which prophecy occurs, and the rabbis say it departed from Israel with the last prophets.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22">
    <w:p w14:paraId="096C66C9" w14:textId="77777777" w:rsidR="00144822" w:rsidRDefault="007C7B86">
      <w:pPr>
        <w:spacing w:line="240" w:lineRule="auto"/>
      </w:pPr>
      <w:r>
        <w:rPr>
          <w:rStyle w:val="FootnoteReference"/>
        </w:rPr>
        <w:footnoteRef/>
      </w:r>
      <w:r>
        <w:rPr>
          <w:sz w:val="18"/>
          <w:szCs w:val="18"/>
        </w:rPr>
        <w:t xml:space="preserve">Two objections arrive here and both have answers. At the Jordan the Spirit descends on him and </w:t>
      </w:r>
      <w:r>
        <w:rPr>
          <w:i/>
          <w:iCs/>
          <w:sz w:val="18"/>
          <w:szCs w:val="18"/>
        </w:rPr>
        <w:t>remains</w:t>
      </w:r>
      <w:r>
        <w:rPr>
          <w:sz w:val="18"/>
          <w:szCs w:val="18"/>
        </w:rPr>
        <w:t xml:space="preserve">, which John makes the sign the Baptist was told to watch for; but a public ministry requires a public beginning, and what is shown there is not a qualification conferred but a disclosure that he needs none. And Luke describes him praying and rejoicing in the Spirit, which belongs to the </w:t>
      </w:r>
      <w:proofErr w:type="gramStart"/>
      <w:r>
        <w:rPr>
          <w:sz w:val="18"/>
          <w:szCs w:val="18"/>
        </w:rPr>
        <w:t>humanity — Spirit-borne</w:t>
      </w:r>
      <w:proofErr w:type="gramEnd"/>
      <w:r>
        <w:rPr>
          <w:sz w:val="18"/>
          <w:szCs w:val="18"/>
        </w:rPr>
        <w:t xml:space="preserve"> as ours is, which is what having a complete human nature means.</w:t>
      </w:r>
    </w:p>
  </w:footnote>
  <w:footnote w:id="23">
    <w:p w14:paraId="1EAFD52F" w14:textId="77777777" w:rsidR="00144822" w:rsidRDefault="007C7B86">
      <w:pPr>
        <w:spacing w:line="240" w:lineRule="auto"/>
      </w:pPr>
      <w:r>
        <w:rPr>
          <w:rStyle w:val="FootnoteReference"/>
        </w:rPr>
        <w:footnoteRef/>
      </w:r>
      <w:r>
        <w:rPr>
          <w:sz w:val="18"/>
          <w:szCs w:val="18"/>
        </w:rPr>
        <w:t>John 4:26; 8:58.</w:t>
      </w:r>
    </w:p>
  </w:footnote>
  <w:footnote w:id="24">
    <w:p w14:paraId="5A922D56" w14:textId="77777777" w:rsidR="00144822" w:rsidRDefault="007C7B86">
      <w:pPr>
        <w:spacing w:line="240" w:lineRule="auto"/>
      </w:pPr>
      <w:r>
        <w:rPr>
          <w:rStyle w:val="FootnoteReference"/>
        </w:rPr>
        <w:footnoteRef/>
      </w:r>
      <w:r>
        <w:rPr>
          <w:sz w:val="18"/>
          <w:szCs w:val="18"/>
        </w:rPr>
        <w:t xml:space="preserve">This is also why the Incarnation is not what Sanskrit calls an </w:t>
      </w:r>
      <w:proofErr w:type="spellStart"/>
      <w:r>
        <w:rPr>
          <w:i/>
          <w:iCs/>
          <w:sz w:val="18"/>
          <w:szCs w:val="18"/>
        </w:rPr>
        <w:t>avatāra</w:t>
      </w:r>
      <w:proofErr w:type="spellEnd"/>
      <w:r>
        <w:rPr>
          <w:sz w:val="18"/>
          <w:szCs w:val="18"/>
        </w:rPr>
        <w:t xml:space="preserve">, pagan or otherwise. An </w:t>
      </w:r>
      <w:proofErr w:type="spellStart"/>
      <w:r>
        <w:rPr>
          <w:i/>
          <w:iCs/>
          <w:sz w:val="18"/>
          <w:szCs w:val="18"/>
        </w:rPr>
        <w:t>avatāra</w:t>
      </w:r>
      <w:proofErr w:type="spellEnd"/>
      <w:r>
        <w:rPr>
          <w:sz w:val="18"/>
          <w:szCs w:val="18"/>
        </w:rPr>
        <w:t xml:space="preserve"> body is </w:t>
      </w:r>
      <w:proofErr w:type="spellStart"/>
      <w:r>
        <w:rPr>
          <w:i/>
          <w:iCs/>
          <w:sz w:val="18"/>
          <w:szCs w:val="18"/>
        </w:rPr>
        <w:t>aprāk</w:t>
      </w:r>
      <w:r>
        <w:rPr>
          <w:i/>
          <w:iCs/>
          <w:sz w:val="18"/>
          <w:szCs w:val="18"/>
        </w:rPr>
        <w:t>ṛ</w:t>
      </w:r>
      <w:r>
        <w:rPr>
          <w:i/>
          <w:iCs/>
          <w:sz w:val="18"/>
          <w:szCs w:val="18"/>
        </w:rPr>
        <w:t>ta</w:t>
      </w:r>
      <w:proofErr w:type="spellEnd"/>
      <w:r>
        <w:rPr>
          <w:sz w:val="18"/>
          <w:szCs w:val="18"/>
        </w:rPr>
        <w:t>, not ordinary matter, so nothing about it is shared and there is nothing to recognize from the inside.</w:t>
      </w:r>
    </w:p>
  </w:footnote>
  <w:footnote w:id="25">
    <w:p w14:paraId="34E21E19" w14:textId="77777777" w:rsidR="00144822" w:rsidRDefault="007C7B86">
      <w:pPr>
        <w:spacing w:line="240" w:lineRule="auto"/>
      </w:pPr>
      <w:r>
        <w:rPr>
          <w:rStyle w:val="FootnoteReference"/>
        </w:rPr>
        <w:footnoteRef/>
      </w:r>
      <w:proofErr w:type="spellStart"/>
      <w:r>
        <w:rPr>
          <w:i/>
          <w:iCs/>
          <w:sz w:val="18"/>
          <w:szCs w:val="18"/>
        </w:rPr>
        <w:t>Monogenēs</w:t>
      </w:r>
      <w:proofErr w:type="spellEnd"/>
      <w:r>
        <w:rPr>
          <w:sz w:val="18"/>
          <w:szCs w:val="18"/>
        </w:rPr>
        <w:t xml:space="preserve"> does not mean "</w:t>
      </w:r>
      <w:proofErr w:type="gramStart"/>
      <w:r>
        <w:rPr>
          <w:sz w:val="18"/>
          <w:szCs w:val="18"/>
        </w:rPr>
        <w:t>only-begotten</w:t>
      </w:r>
      <w:proofErr w:type="gramEnd"/>
      <w:r>
        <w:rPr>
          <w:sz w:val="18"/>
          <w:szCs w:val="18"/>
        </w:rPr>
        <w:t xml:space="preserve">" in the sense the Latin </w:t>
      </w:r>
      <w:proofErr w:type="spellStart"/>
      <w:r>
        <w:rPr>
          <w:i/>
          <w:iCs/>
          <w:sz w:val="18"/>
          <w:szCs w:val="18"/>
        </w:rPr>
        <w:t>unigenitus</w:t>
      </w:r>
      <w:proofErr w:type="spellEnd"/>
      <w:r>
        <w:rPr>
          <w:sz w:val="18"/>
          <w:szCs w:val="18"/>
        </w:rPr>
        <w:t xml:space="preserve"> suggests. It means single, one of a kind — Hebrews calls Isaac </w:t>
      </w:r>
      <w:proofErr w:type="spellStart"/>
      <w:r>
        <w:rPr>
          <w:i/>
          <w:iCs/>
          <w:sz w:val="18"/>
          <w:szCs w:val="18"/>
        </w:rPr>
        <w:t>monogenēs</w:t>
      </w:r>
      <w:proofErr w:type="spellEnd"/>
      <w:r>
        <w:rPr>
          <w:sz w:val="18"/>
          <w:szCs w:val="18"/>
        </w:rPr>
        <w:t xml:space="preserve"> and Isaac had a brother. The distinction matters because uniqueness grounded in legibility alone would collapse into degree-Christology, which holds Christ to be the highest instance of what others are lesser instances of. An unborrowed first person is not a degree of anything: either an utterance carries an </w:t>
      </w:r>
      <w:proofErr w:type="gramStart"/>
      <w:r>
        <w:rPr>
          <w:sz w:val="18"/>
          <w:szCs w:val="18"/>
        </w:rPr>
        <w:t>attribution</w:t>
      </w:r>
      <w:proofErr w:type="gramEnd"/>
      <w:r>
        <w:rPr>
          <w:sz w:val="18"/>
          <w:szCs w:val="18"/>
        </w:rPr>
        <w:t xml:space="preserve"> or it does not, and there is no scale between speaking </w:t>
      </w:r>
      <w:r>
        <w:rPr>
          <w:i/>
          <w:iCs/>
          <w:sz w:val="18"/>
          <w:szCs w:val="18"/>
        </w:rPr>
        <w:t>for</w:t>
      </w:r>
      <w:r>
        <w:rPr>
          <w:sz w:val="18"/>
          <w:szCs w:val="18"/>
        </w:rPr>
        <w:t xml:space="preserve"> and speaking </w:t>
      </w:r>
      <w:r>
        <w:rPr>
          <w:i/>
          <w:iCs/>
          <w:sz w:val="18"/>
          <w:szCs w:val="18"/>
        </w:rPr>
        <w:t>as</w:t>
      </w:r>
      <w:r>
        <w:rPr>
          <w:sz w:val="18"/>
          <w:szCs w:val="18"/>
        </w:rPr>
        <w:t>.</w:t>
      </w:r>
    </w:p>
  </w:footnote>
  <w:footnote w:id="26">
    <w:p w14:paraId="61A98776" w14:textId="77777777" w:rsidR="00144822" w:rsidRDefault="007C7B86">
      <w:pPr>
        <w:spacing w:line="240" w:lineRule="auto"/>
      </w:pPr>
      <w:r>
        <w:rPr>
          <w:rStyle w:val="FootnoteReference"/>
        </w:rPr>
        <w:footnoteRef/>
      </w:r>
      <w:proofErr w:type="spellStart"/>
      <w:r>
        <w:rPr>
          <w:i/>
          <w:iCs/>
          <w:sz w:val="18"/>
          <w:szCs w:val="18"/>
        </w:rPr>
        <w:t>Vimarśa</w:t>
      </w:r>
      <w:proofErr w:type="spellEnd"/>
      <w:r>
        <w:rPr>
          <w:sz w:val="18"/>
          <w:szCs w:val="18"/>
        </w:rPr>
        <w:t xml:space="preserve"> in Kashmir Shaivism is self-reflective awareness — the "I am this" without which luminosity would be inert. It is inseparable from </w:t>
      </w:r>
      <w:proofErr w:type="spellStart"/>
      <w:r>
        <w:rPr>
          <w:i/>
          <w:iCs/>
          <w:sz w:val="18"/>
          <w:szCs w:val="18"/>
        </w:rPr>
        <w:t>prakāśa</w:t>
      </w:r>
      <w:proofErr w:type="spellEnd"/>
      <w:r>
        <w:rPr>
          <w:sz w:val="18"/>
          <w:szCs w:val="18"/>
        </w:rPr>
        <w:t xml:space="preserve"> and is not identical with it, which is as close as that vocabulary comes to the grammar this clause needs.</w:t>
      </w:r>
    </w:p>
  </w:footnote>
  <w:footnote w:id="27">
    <w:p w14:paraId="3FBEA6AA" w14:textId="77777777" w:rsidR="00144822" w:rsidRDefault="007C7B86">
      <w:pPr>
        <w:spacing w:line="240" w:lineRule="auto"/>
      </w:pPr>
      <w:r>
        <w:rPr>
          <w:rStyle w:val="FootnoteReference"/>
        </w:rPr>
        <w:footnoteRef/>
      </w:r>
      <w:r>
        <w:rPr>
          <w:sz w:val="18"/>
          <w:szCs w:val="18"/>
        </w:rPr>
        <w:t xml:space="preserve">Hebrews 1:3; Wisdom 7:26. The radiance language was the Nicene party's own instrument against Arius, because brightness derives from a source without being later than it. Which is also the direction I am going, and it is worth being exact about it, since the previous clause left the wall between </w:t>
      </w:r>
      <w:proofErr w:type="gramStart"/>
      <w:r>
        <w:rPr>
          <w:i/>
          <w:iCs/>
          <w:sz w:val="18"/>
          <w:szCs w:val="18"/>
        </w:rPr>
        <w:t>fashioned</w:t>
      </w:r>
      <w:proofErr w:type="gramEnd"/>
      <w:r>
        <w:rPr>
          <w:sz w:val="18"/>
          <w:szCs w:val="18"/>
        </w:rPr>
        <w:t xml:space="preserve"> and </w:t>
      </w:r>
      <w:r>
        <w:rPr>
          <w:i/>
          <w:iCs/>
          <w:sz w:val="18"/>
          <w:szCs w:val="18"/>
        </w:rPr>
        <w:t>begotten</w:t>
      </w:r>
      <w:r>
        <w:rPr>
          <w:sz w:val="18"/>
          <w:szCs w:val="18"/>
        </w:rPr>
        <w:t xml:space="preserve"> lower than the tradition wants. Arius needed that wall </w:t>
      </w:r>
      <w:proofErr w:type="gramStart"/>
      <w:r>
        <w:rPr>
          <w:sz w:val="18"/>
          <w:szCs w:val="18"/>
        </w:rPr>
        <w:t>too, and</w:t>
      </w:r>
      <w:proofErr w:type="gramEnd"/>
      <w:r>
        <w:rPr>
          <w:sz w:val="18"/>
          <w:szCs w:val="18"/>
        </w:rPr>
        <w:t xml:space="preserve"> needed the </w:t>
      </w:r>
      <w:proofErr w:type="gramStart"/>
      <w:r>
        <w:rPr>
          <w:sz w:val="18"/>
          <w:szCs w:val="18"/>
        </w:rPr>
        <w:t>Son</w:t>
      </w:r>
      <w:proofErr w:type="gramEnd"/>
      <w:r>
        <w:rPr>
          <w:sz w:val="18"/>
          <w:szCs w:val="18"/>
        </w:rPr>
        <w:t xml:space="preserve"> on the made side of it. I am doing the reverse: not pulling the </w:t>
      </w:r>
      <w:proofErr w:type="gramStart"/>
      <w:r>
        <w:rPr>
          <w:sz w:val="18"/>
          <w:szCs w:val="18"/>
        </w:rPr>
        <w:t>Son</w:t>
      </w:r>
      <w:proofErr w:type="gramEnd"/>
      <w:r>
        <w:rPr>
          <w:sz w:val="18"/>
          <w:szCs w:val="18"/>
        </w:rPr>
        <w:t xml:space="preserve"> out toward the </w:t>
      </w:r>
      <w:proofErr w:type="gramStart"/>
      <w:r>
        <w:rPr>
          <w:sz w:val="18"/>
          <w:szCs w:val="18"/>
        </w:rPr>
        <w:t>world, but</w:t>
      </w:r>
      <w:proofErr w:type="gramEnd"/>
      <w:r>
        <w:rPr>
          <w:sz w:val="18"/>
          <w:szCs w:val="18"/>
        </w:rPr>
        <w:t xml:space="preserve"> noticing that the Creed never uses a verb that would put the world outside.</w:t>
      </w:r>
    </w:p>
  </w:footnote>
  <w:footnote w:id="28">
    <w:p w14:paraId="100C97B6" w14:textId="77777777" w:rsidR="00144822" w:rsidRDefault="007C7B86">
      <w:pPr>
        <w:spacing w:line="240" w:lineRule="auto"/>
      </w:pPr>
      <w:r>
        <w:rPr>
          <w:rStyle w:val="FootnoteReference"/>
        </w:rPr>
        <w:footnoteRef/>
      </w:r>
      <w:r>
        <w:rPr>
          <w:sz w:val="18"/>
          <w:szCs w:val="18"/>
        </w:rPr>
        <w:t>Genesis 1:26–27; 5:3.</w:t>
      </w:r>
    </w:p>
  </w:footnote>
  <w:footnote w:id="29">
    <w:p w14:paraId="4E24CD53" w14:textId="77777777" w:rsidR="00144822" w:rsidRDefault="007C7B86">
      <w:pPr>
        <w:spacing w:line="240" w:lineRule="auto"/>
      </w:pPr>
      <w:r>
        <w:rPr>
          <w:rStyle w:val="FootnoteReference"/>
        </w:rPr>
        <w:footnoteRef/>
      </w:r>
      <w:proofErr w:type="spellStart"/>
      <w:r>
        <w:rPr>
          <w:i/>
          <w:iCs/>
          <w:sz w:val="18"/>
          <w:szCs w:val="18"/>
        </w:rPr>
        <w:t>Homoousios</w:t>
      </w:r>
      <w:proofErr w:type="spellEnd"/>
      <w:r>
        <w:rPr>
          <w:sz w:val="18"/>
          <w:szCs w:val="18"/>
        </w:rPr>
        <w:t xml:space="preserve"> was not a safe word when it was chosen. It had been rejected at Antioch in 268 in the proceedings against Paul of Samosata, and its sense was unsettled at Nicaea: it can mean the same </w:t>
      </w:r>
      <w:r>
        <w:rPr>
          <w:i/>
          <w:iCs/>
          <w:sz w:val="18"/>
          <w:szCs w:val="18"/>
        </w:rPr>
        <w:t>kind</w:t>
      </w:r>
      <w:r>
        <w:rPr>
          <w:sz w:val="18"/>
          <w:szCs w:val="18"/>
        </w:rPr>
        <w:t xml:space="preserve"> of stuff — two coins of one metal — or numerically the same being. The Cappadocians eventually stabilized it as one </w:t>
      </w:r>
      <w:proofErr w:type="spellStart"/>
      <w:r>
        <w:rPr>
          <w:i/>
          <w:iCs/>
          <w:sz w:val="18"/>
          <w:szCs w:val="18"/>
        </w:rPr>
        <w:t>ousia</w:t>
      </w:r>
      <w:proofErr w:type="spellEnd"/>
      <w:r>
        <w:rPr>
          <w:sz w:val="18"/>
          <w:szCs w:val="18"/>
        </w:rPr>
        <w:t xml:space="preserve"> in three </w:t>
      </w:r>
      <w:proofErr w:type="spellStart"/>
      <w:r>
        <w:rPr>
          <w:i/>
          <w:iCs/>
          <w:sz w:val="18"/>
          <w:szCs w:val="18"/>
        </w:rPr>
        <w:t>hypostaseis</w:t>
      </w:r>
      <w:proofErr w:type="spellEnd"/>
      <w:r>
        <w:rPr>
          <w:sz w:val="18"/>
          <w:szCs w:val="18"/>
        </w:rPr>
        <w:t xml:space="preserve">. "Of one Being" in the Prayer Book text takes the strong reading, and so does this gloss. The </w:t>
      </w:r>
      <w:proofErr w:type="spellStart"/>
      <w:r>
        <w:rPr>
          <w:sz w:val="18"/>
          <w:szCs w:val="18"/>
        </w:rPr>
        <w:t>semi-Arian</w:t>
      </w:r>
      <w:proofErr w:type="spellEnd"/>
      <w:r>
        <w:rPr>
          <w:sz w:val="18"/>
          <w:szCs w:val="18"/>
        </w:rPr>
        <w:t xml:space="preserve"> alternative differed by one letter: </w:t>
      </w:r>
      <w:proofErr w:type="spellStart"/>
      <w:r>
        <w:rPr>
          <w:i/>
          <w:iCs/>
          <w:sz w:val="18"/>
          <w:szCs w:val="18"/>
        </w:rPr>
        <w:t>homoiousios</w:t>
      </w:r>
      <w:proofErr w:type="spellEnd"/>
      <w:r>
        <w:rPr>
          <w:sz w:val="18"/>
          <w:szCs w:val="18"/>
        </w:rPr>
        <w:t xml:space="preserve">, like in substance, held by Basil of Ancyra and others. Reading </w:t>
      </w:r>
      <w:proofErr w:type="spellStart"/>
      <w:r>
        <w:rPr>
          <w:i/>
          <w:iCs/>
          <w:sz w:val="18"/>
          <w:szCs w:val="18"/>
        </w:rPr>
        <w:t>homoousios</w:t>
      </w:r>
      <w:proofErr w:type="spellEnd"/>
      <w:r>
        <w:rPr>
          <w:sz w:val="18"/>
          <w:szCs w:val="18"/>
        </w:rPr>
        <w:t xml:space="preserve"> as "made in the image" would land there, since an image resembles rather than is.</w:t>
      </w:r>
    </w:p>
  </w:footnote>
  <w:footnote w:id="30">
    <w:p w14:paraId="74E5C96F" w14:textId="77777777" w:rsidR="00144822" w:rsidRDefault="007C7B86">
      <w:pPr>
        <w:spacing w:line="240" w:lineRule="auto"/>
      </w:pPr>
      <w:r>
        <w:rPr>
          <w:rStyle w:val="FootnoteReference"/>
        </w:rPr>
        <w:footnoteRef/>
      </w:r>
      <w:r>
        <w:rPr>
          <w:sz w:val="18"/>
          <w:szCs w:val="18"/>
        </w:rPr>
        <w:t xml:space="preserve">The nearest condemned position is Meister Eckhart's, and the resemblance is real. </w:t>
      </w:r>
      <w:r>
        <w:rPr>
          <w:i/>
          <w:iCs/>
          <w:sz w:val="18"/>
          <w:szCs w:val="18"/>
        </w:rPr>
        <w:t xml:space="preserve">In </w:t>
      </w:r>
      <w:proofErr w:type="spellStart"/>
      <w:r>
        <w:rPr>
          <w:i/>
          <w:iCs/>
          <w:sz w:val="18"/>
          <w:szCs w:val="18"/>
        </w:rPr>
        <w:t>agro</w:t>
      </w:r>
      <w:proofErr w:type="spellEnd"/>
      <w:r>
        <w:rPr>
          <w:i/>
          <w:iCs/>
          <w:sz w:val="18"/>
          <w:szCs w:val="18"/>
        </w:rPr>
        <w:t xml:space="preserve"> </w:t>
      </w:r>
      <w:proofErr w:type="spellStart"/>
      <w:r>
        <w:rPr>
          <w:i/>
          <w:iCs/>
          <w:sz w:val="18"/>
          <w:szCs w:val="18"/>
        </w:rPr>
        <w:t>dominico</w:t>
      </w:r>
      <w:proofErr w:type="spellEnd"/>
      <w:r>
        <w:rPr>
          <w:sz w:val="18"/>
          <w:szCs w:val="18"/>
        </w:rPr>
        <w:t xml:space="preserve"> (1329) censures, among other propositions, the claim that the just man is one with God in the way the Son is. The difference is the verb and the noun. Whether it would have satisfied the commission that examined him, I do not know.</w:t>
      </w:r>
    </w:p>
  </w:footnote>
  <w:footnote w:id="31">
    <w:p w14:paraId="2E6D90D3" w14:textId="77777777" w:rsidR="00144822" w:rsidRDefault="007C7B86">
      <w:pPr>
        <w:spacing w:line="240" w:lineRule="auto"/>
      </w:pPr>
      <w:r>
        <w:rPr>
          <w:rStyle w:val="FootnoteReference"/>
        </w:rPr>
        <w:footnoteRef/>
      </w:r>
      <w:r>
        <w:rPr>
          <w:sz w:val="18"/>
          <w:szCs w:val="18"/>
        </w:rPr>
        <w:t xml:space="preserve">The type/token distinction is the wrong instrument here, in case it suggests itself. It would make each of us a token of the God-type, which is species talk — and species talk is exactly the weak same-kind-of-metal reading of </w:t>
      </w:r>
      <w:proofErr w:type="spellStart"/>
      <w:r>
        <w:rPr>
          <w:i/>
          <w:iCs/>
          <w:sz w:val="18"/>
          <w:szCs w:val="18"/>
        </w:rPr>
        <w:t>homoousios</w:t>
      </w:r>
      <w:proofErr w:type="spellEnd"/>
      <w:r>
        <w:rPr>
          <w:sz w:val="18"/>
          <w:szCs w:val="18"/>
        </w:rPr>
        <w:t xml:space="preserve"> that Nicaea spent itself rejecting.</w:t>
      </w:r>
    </w:p>
  </w:footnote>
  <w:footnote w:id="32">
    <w:p w14:paraId="3C59BEE7" w14:textId="77777777" w:rsidR="00144822" w:rsidRDefault="007C7B86">
      <w:pPr>
        <w:spacing w:line="240" w:lineRule="auto"/>
      </w:pPr>
      <w:r>
        <w:rPr>
          <w:rStyle w:val="FootnoteReference"/>
        </w:rPr>
        <w:footnoteRef/>
      </w:r>
      <w:r>
        <w:rPr>
          <w:sz w:val="18"/>
          <w:szCs w:val="18"/>
        </w:rPr>
        <w:t xml:space="preserve">This is also the answer to Abhinavagupta, who is otherwise the hardest case for the criterion set out where the Creed says </w:t>
      </w:r>
      <w:r>
        <w:rPr>
          <w:i/>
          <w:iCs/>
          <w:sz w:val="18"/>
          <w:szCs w:val="18"/>
        </w:rPr>
        <w:t>one Lord, Jesus Christ</w:t>
      </w:r>
      <w:r>
        <w:rPr>
          <w:sz w:val="18"/>
          <w:szCs w:val="18"/>
        </w:rPr>
        <w:t xml:space="preserve">. If every </w:t>
      </w:r>
      <w:r>
        <w:rPr>
          <w:i/>
          <w:iCs/>
          <w:sz w:val="18"/>
          <w:szCs w:val="18"/>
        </w:rPr>
        <w:t>I</w:t>
      </w:r>
      <w:r>
        <w:rPr>
          <w:sz w:val="18"/>
          <w:szCs w:val="18"/>
        </w:rPr>
        <w:t xml:space="preserve"> </w:t>
      </w:r>
      <w:proofErr w:type="gramStart"/>
      <w:r>
        <w:rPr>
          <w:sz w:val="18"/>
          <w:szCs w:val="18"/>
        </w:rPr>
        <w:t>is</w:t>
      </w:r>
      <w:proofErr w:type="gramEnd"/>
      <w:r>
        <w:rPr>
          <w:sz w:val="18"/>
          <w:szCs w:val="18"/>
        </w:rPr>
        <w:t xml:space="preserve"> in principle unborrowed, because </w:t>
      </w:r>
      <w:r>
        <w:rPr>
          <w:i/>
          <w:iCs/>
          <w:sz w:val="18"/>
          <w:szCs w:val="18"/>
        </w:rPr>
        <w:t>Aham</w:t>
      </w:r>
      <w:r>
        <w:rPr>
          <w:sz w:val="18"/>
          <w:szCs w:val="18"/>
        </w:rPr>
        <w:t xml:space="preserve"> is the only speaker there is, the criterion does not merely face a rival — it dissolves. What survives is the interruption.</w:t>
      </w:r>
    </w:p>
  </w:footnote>
  <w:footnote w:id="33">
    <w:p w14:paraId="59FD6BFF" w14:textId="77777777" w:rsidR="00144822" w:rsidRDefault="007C7B86">
      <w:pPr>
        <w:spacing w:line="240" w:lineRule="auto"/>
      </w:pPr>
      <w:r>
        <w:rPr>
          <w:rStyle w:val="FootnoteReference"/>
        </w:rPr>
        <w:footnoteRef/>
      </w:r>
      <w:r>
        <w:rPr>
          <w:sz w:val="18"/>
          <w:szCs w:val="18"/>
        </w:rPr>
        <w:t xml:space="preserve">Genesis 1; John 1:1–3. The Greek at the prologue is </w:t>
      </w:r>
      <w:proofErr w:type="spellStart"/>
      <w:r>
        <w:rPr>
          <w:i/>
          <w:iCs/>
          <w:sz w:val="18"/>
          <w:szCs w:val="18"/>
        </w:rPr>
        <w:t>panta</w:t>
      </w:r>
      <w:proofErr w:type="spellEnd"/>
      <w:r>
        <w:rPr>
          <w:i/>
          <w:iCs/>
          <w:sz w:val="18"/>
          <w:szCs w:val="18"/>
        </w:rPr>
        <w:t xml:space="preserve"> di' </w:t>
      </w:r>
      <w:proofErr w:type="spellStart"/>
      <w:r>
        <w:rPr>
          <w:i/>
          <w:iCs/>
          <w:sz w:val="18"/>
          <w:szCs w:val="18"/>
        </w:rPr>
        <w:t>autou</w:t>
      </w:r>
      <w:proofErr w:type="spellEnd"/>
      <w:r>
        <w:rPr>
          <w:i/>
          <w:iCs/>
          <w:sz w:val="18"/>
          <w:szCs w:val="18"/>
        </w:rPr>
        <w:t xml:space="preserve"> </w:t>
      </w:r>
      <w:proofErr w:type="spellStart"/>
      <w:r>
        <w:rPr>
          <w:i/>
          <w:iCs/>
          <w:sz w:val="18"/>
          <w:szCs w:val="18"/>
        </w:rPr>
        <w:t>egeneto</w:t>
      </w:r>
      <w:proofErr w:type="spellEnd"/>
      <w:r>
        <w:rPr>
          <w:sz w:val="18"/>
          <w:szCs w:val="18"/>
        </w:rPr>
        <w:t xml:space="preserve"> — the preposition is instrumental, which is why the Arians were content with the clause and why the Creed keeps it anyway. The instrumentality is not that of a tool external to the agent, any more than a sentence is a tool a speaker picks up.</w:t>
      </w:r>
    </w:p>
  </w:footnote>
  <w:footnote w:id="34">
    <w:p w14:paraId="6A250BCC" w14:textId="77777777" w:rsidR="00144822" w:rsidRDefault="007C7B86">
      <w:pPr>
        <w:spacing w:line="240" w:lineRule="auto"/>
      </w:pPr>
      <w:r>
        <w:rPr>
          <w:rStyle w:val="FootnoteReference"/>
        </w:rPr>
        <w:footnoteRef/>
      </w:r>
      <w:r>
        <w:rPr>
          <w:sz w:val="18"/>
          <w:szCs w:val="18"/>
        </w:rPr>
        <w:t xml:space="preserve">Psalm 33:6, where the word of the LORD and the breath of his mouth make the heavens and their host in one line. The breath belongs to the ninth </w:t>
      </w:r>
      <w:proofErr w:type="gramStart"/>
      <w:r>
        <w:rPr>
          <w:sz w:val="18"/>
          <w:szCs w:val="18"/>
        </w:rPr>
        <w:t>clause</w:t>
      </w:r>
      <w:proofErr w:type="gramEnd"/>
      <w:r>
        <w:rPr>
          <w:sz w:val="18"/>
          <w:szCs w:val="18"/>
        </w:rPr>
        <w:t xml:space="preserve"> and I will leave it there.</w:t>
      </w:r>
    </w:p>
  </w:footnote>
  <w:footnote w:id="35">
    <w:p w14:paraId="2A427C1C" w14:textId="77777777" w:rsidR="00144822" w:rsidRDefault="007C7B86">
      <w:pPr>
        <w:spacing w:line="240" w:lineRule="auto"/>
      </w:pPr>
      <w:r>
        <w:rPr>
          <w:rStyle w:val="FootnoteReference"/>
        </w:rPr>
        <w:footnoteRef/>
      </w:r>
      <w:r>
        <w:rPr>
          <w:sz w:val="18"/>
          <w:szCs w:val="18"/>
        </w:rPr>
        <w:t xml:space="preserve">Maximus the Confessor (c. 580–662), for whom the </w:t>
      </w:r>
      <w:r>
        <w:rPr>
          <w:i/>
          <w:iCs/>
          <w:sz w:val="18"/>
          <w:szCs w:val="18"/>
        </w:rPr>
        <w:t>logoi</w:t>
      </w:r>
      <w:r>
        <w:rPr>
          <w:sz w:val="18"/>
          <w:szCs w:val="18"/>
        </w:rPr>
        <w:t xml:space="preserve"> are the divine principles of created things, each one the reason a thing is and the end toward which it moves, all contained in the Logos.</w:t>
      </w:r>
    </w:p>
  </w:footnote>
  <w:footnote w:id="36">
    <w:p w14:paraId="53A00055" w14:textId="77777777" w:rsidR="00144822" w:rsidRDefault="007C7B86">
      <w:pPr>
        <w:spacing w:line="240" w:lineRule="auto"/>
      </w:pPr>
      <w:r>
        <w:rPr>
          <w:rStyle w:val="FootnoteReference"/>
        </w:rPr>
        <w:footnoteRef/>
      </w:r>
      <w:r>
        <w:rPr>
          <w:sz w:val="18"/>
          <w:szCs w:val="18"/>
        </w:rPr>
        <w:t xml:space="preserve">Which will sound Gnostic and is not.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fashioned by this God and no other, the flesh was real enough to die, the scars remain in the risen body, and the knowledge is not a qualification, since it is knowledge of </w:t>
      </w:r>
      <w:r>
        <w:rPr>
          <w:sz w:val="18"/>
          <w:szCs w:val="18"/>
        </w:rPr>
        <w:t>what is already and equally the case for everyone. What is Gnostic here is one word and nothing else.</w:t>
      </w:r>
    </w:p>
  </w:footnote>
  <w:footnote w:id="37">
    <w:p w14:paraId="3C39A5A1" w14:textId="77777777" w:rsidR="00144822" w:rsidRDefault="007C7B86">
      <w:pPr>
        <w:spacing w:line="240" w:lineRule="auto"/>
      </w:pPr>
      <w:r>
        <w:rPr>
          <w:rStyle w:val="FootnoteReference"/>
        </w:rPr>
        <w:footnoteRef/>
      </w:r>
      <w:r>
        <w:rPr>
          <w:sz w:val="18"/>
          <w:szCs w:val="18"/>
        </w:rPr>
        <w:t xml:space="preserve">This is silent on outcome, deliberately. A person can be shown a thing and not look. Whether anyone finally fails to </w:t>
      </w:r>
      <w:proofErr w:type="gramStart"/>
      <w:r>
        <w:rPr>
          <w:sz w:val="18"/>
          <w:szCs w:val="18"/>
        </w:rPr>
        <w:t>is</w:t>
      </w:r>
      <w:proofErr w:type="gramEnd"/>
      <w:r>
        <w:rPr>
          <w:sz w:val="18"/>
          <w:szCs w:val="18"/>
        </w:rPr>
        <w:t xml:space="preserve"> the question of the clause on judgment.</w:t>
      </w:r>
    </w:p>
  </w:footnote>
  <w:footnote w:id="38">
    <w:p w14:paraId="0A93E8C9" w14:textId="77777777" w:rsidR="00144822" w:rsidRDefault="007C7B86">
      <w:pPr>
        <w:spacing w:line="240" w:lineRule="auto"/>
      </w:pPr>
      <w:r>
        <w:rPr>
          <w:rStyle w:val="FootnoteReference"/>
        </w:rPr>
        <w:footnoteRef/>
      </w:r>
      <w:proofErr w:type="spellStart"/>
      <w:r>
        <w:rPr>
          <w:i/>
          <w:iCs/>
          <w:sz w:val="18"/>
          <w:szCs w:val="18"/>
        </w:rPr>
        <w:t>Katelthonta</w:t>
      </w:r>
      <w:proofErr w:type="spellEnd"/>
      <w:r>
        <w:rPr>
          <w:sz w:val="18"/>
          <w:szCs w:val="18"/>
        </w:rPr>
        <w:t xml:space="preserve">, came down, and </w:t>
      </w:r>
      <w:proofErr w:type="spellStart"/>
      <w:r>
        <w:rPr>
          <w:i/>
          <w:iCs/>
          <w:sz w:val="18"/>
          <w:szCs w:val="18"/>
        </w:rPr>
        <w:t>enanthrōpēsanta</w:t>
      </w:r>
      <w:proofErr w:type="spellEnd"/>
      <w:r>
        <w:rPr>
          <w:sz w:val="18"/>
          <w:szCs w:val="18"/>
        </w:rPr>
        <w:t xml:space="preserve">, was made man — literally "in-manned." Two participles and not a hendiadys. </w:t>
      </w:r>
      <w:proofErr w:type="spellStart"/>
      <w:r>
        <w:rPr>
          <w:i/>
          <w:iCs/>
          <w:sz w:val="18"/>
          <w:szCs w:val="18"/>
        </w:rPr>
        <w:t>Enanthrōpēsanta</w:t>
      </w:r>
      <w:proofErr w:type="spellEnd"/>
      <w:r>
        <w:rPr>
          <w:sz w:val="18"/>
          <w:szCs w:val="18"/>
        </w:rPr>
        <w:t xml:space="preserve"> was added although </w:t>
      </w:r>
      <w:proofErr w:type="spellStart"/>
      <w:r>
        <w:rPr>
          <w:i/>
          <w:iCs/>
          <w:sz w:val="18"/>
          <w:szCs w:val="18"/>
        </w:rPr>
        <w:t>sarkōthenta</w:t>
      </w:r>
      <w:proofErr w:type="spellEnd"/>
      <w:r>
        <w:rPr>
          <w:sz w:val="18"/>
          <w:szCs w:val="18"/>
        </w:rPr>
        <w:t xml:space="preserve">, became flesh, was already available from John 1:14, and the reason is Apollinaris, who held that the Word took human flesh but supplied the rational soul himself. The Creed's second verb exists to say: a complete human being, mind and will </w:t>
      </w:r>
      <w:proofErr w:type="gramStart"/>
      <w:r>
        <w:rPr>
          <w:sz w:val="18"/>
          <w:szCs w:val="18"/>
        </w:rPr>
        <w:t>included</w:t>
      </w:r>
      <w:proofErr w:type="gramEnd"/>
      <w:r>
        <w:rPr>
          <w:sz w:val="18"/>
          <w:szCs w:val="18"/>
        </w:rPr>
        <w:t>.</w:t>
      </w:r>
    </w:p>
  </w:footnote>
  <w:footnote w:id="39">
    <w:p w14:paraId="67560B95" w14:textId="77777777" w:rsidR="00144822" w:rsidRDefault="007C7B86">
      <w:pPr>
        <w:spacing w:line="240" w:lineRule="auto"/>
      </w:pPr>
      <w:r>
        <w:rPr>
          <w:rStyle w:val="FootnoteReference"/>
        </w:rPr>
        <w:footnoteRef/>
      </w:r>
      <w:r>
        <w:rPr>
          <w:sz w:val="18"/>
          <w:szCs w:val="18"/>
        </w:rPr>
        <w:t xml:space="preserve">John 1:14. </w:t>
      </w:r>
      <w:r>
        <w:rPr>
          <w:i/>
          <w:iCs/>
          <w:sz w:val="18"/>
          <w:szCs w:val="18"/>
        </w:rPr>
        <w:t>Eskēnōsen</w:t>
      </w:r>
      <w:r>
        <w:rPr>
          <w:sz w:val="18"/>
          <w:szCs w:val="18"/>
        </w:rPr>
        <w:t xml:space="preserve">, from </w:t>
      </w:r>
      <w:proofErr w:type="spellStart"/>
      <w:r>
        <w:rPr>
          <w:i/>
          <w:iCs/>
          <w:sz w:val="18"/>
          <w:szCs w:val="18"/>
        </w:rPr>
        <w:t>skēnē</w:t>
      </w:r>
      <w:proofErr w:type="spellEnd"/>
      <w:r>
        <w:rPr>
          <w:sz w:val="18"/>
          <w:szCs w:val="18"/>
        </w:rPr>
        <w:t xml:space="preserve">, tent — the Septuagint's word for the tabernacle, and cognate in sense with the Hebrew </w:t>
      </w:r>
      <w:proofErr w:type="spellStart"/>
      <w:r>
        <w:rPr>
          <w:i/>
          <w:iCs/>
          <w:sz w:val="18"/>
          <w:szCs w:val="18"/>
        </w:rPr>
        <w:t>mishkan</w:t>
      </w:r>
      <w:proofErr w:type="spellEnd"/>
      <w:r>
        <w:rPr>
          <w:sz w:val="18"/>
          <w:szCs w:val="18"/>
        </w:rPr>
        <w:t xml:space="preserve">, the dwelling, from the root that also gives </w:t>
      </w:r>
      <w:r>
        <w:rPr>
          <w:i/>
          <w:iCs/>
          <w:sz w:val="18"/>
          <w:szCs w:val="18"/>
        </w:rPr>
        <w:t>Shekhinah</w:t>
      </w:r>
      <w:r>
        <w:rPr>
          <w:sz w:val="18"/>
          <w:szCs w:val="18"/>
        </w:rPr>
        <w:t>.</w:t>
      </w:r>
    </w:p>
  </w:footnote>
  <w:footnote w:id="40">
    <w:p w14:paraId="6B07458B" w14:textId="77777777" w:rsidR="00144822" w:rsidRDefault="007C7B86">
      <w:pPr>
        <w:spacing w:line="240" w:lineRule="auto"/>
      </w:pPr>
      <w:r>
        <w:rPr>
          <w:rStyle w:val="FootnoteReference"/>
        </w:rPr>
        <w:footnoteRef/>
      </w:r>
      <w:r>
        <w:rPr>
          <w:sz w:val="18"/>
          <w:szCs w:val="18"/>
        </w:rPr>
        <w:t xml:space="preserve">They are the three </w:t>
      </w:r>
      <w:r>
        <w:rPr>
          <w:i/>
          <w:iCs/>
          <w:sz w:val="18"/>
          <w:szCs w:val="18"/>
        </w:rPr>
        <w:t>malas</w:t>
      </w:r>
      <w:r>
        <w:rPr>
          <w:sz w:val="18"/>
          <w:szCs w:val="18"/>
        </w:rPr>
        <w:t xml:space="preserve"> of Kashmir Shaivism. In the sources </w:t>
      </w:r>
      <w:proofErr w:type="gramStart"/>
      <w:r>
        <w:rPr>
          <w:sz w:val="18"/>
          <w:szCs w:val="18"/>
        </w:rPr>
        <w:t>they</w:t>
      </w:r>
      <w:proofErr w:type="gramEnd"/>
      <w:r>
        <w:rPr>
          <w:sz w:val="18"/>
          <w:szCs w:val="18"/>
        </w:rPr>
        <w:t xml:space="preserve"> are conditions of bondage and </w:t>
      </w:r>
      <w:proofErr w:type="spellStart"/>
      <w:r>
        <w:rPr>
          <w:i/>
          <w:iCs/>
          <w:sz w:val="18"/>
          <w:szCs w:val="18"/>
        </w:rPr>
        <w:t>ā</w:t>
      </w:r>
      <w:r>
        <w:rPr>
          <w:i/>
          <w:iCs/>
          <w:sz w:val="18"/>
          <w:szCs w:val="18"/>
        </w:rPr>
        <w:t>ṇ</w:t>
      </w:r>
      <w:r>
        <w:rPr>
          <w:i/>
          <w:iCs/>
          <w:sz w:val="18"/>
          <w:szCs w:val="18"/>
        </w:rPr>
        <w:t>ava</w:t>
      </w:r>
      <w:proofErr w:type="spellEnd"/>
      <w:r>
        <w:rPr>
          <w:sz w:val="18"/>
          <w:szCs w:val="18"/>
        </w:rPr>
        <w:t xml:space="preserve"> generates the other two; here </w:t>
      </w:r>
      <w:proofErr w:type="gramStart"/>
      <w:r>
        <w:rPr>
          <w:sz w:val="18"/>
          <w:szCs w:val="18"/>
        </w:rPr>
        <w:t>they</w:t>
      </w:r>
      <w:proofErr w:type="gramEnd"/>
      <w:r>
        <w:rPr>
          <w:sz w:val="18"/>
          <w:szCs w:val="18"/>
        </w:rPr>
        <w:t xml:space="preserve"> are conditions freely borne, which is a departure I should declare rather than let pass. The sources also weld </w:t>
      </w:r>
      <w:proofErr w:type="spellStart"/>
      <w:r>
        <w:rPr>
          <w:i/>
          <w:iCs/>
          <w:sz w:val="18"/>
          <w:szCs w:val="18"/>
        </w:rPr>
        <w:t>ā</w:t>
      </w:r>
      <w:r>
        <w:rPr>
          <w:i/>
          <w:iCs/>
          <w:sz w:val="18"/>
          <w:szCs w:val="18"/>
        </w:rPr>
        <w:t>ṇ</w:t>
      </w:r>
      <w:r>
        <w:rPr>
          <w:i/>
          <w:iCs/>
          <w:sz w:val="18"/>
          <w:szCs w:val="18"/>
        </w:rPr>
        <w:t>ava</w:t>
      </w:r>
      <w:proofErr w:type="spellEnd"/>
      <w:r>
        <w:rPr>
          <w:sz w:val="18"/>
          <w:szCs w:val="18"/>
        </w:rPr>
        <w:t xml:space="preserve"> to the misrecognition attending it. I separate them — finite selfhood on one side, the deception on the other — and that separation is what permits everything said in this clause. It is the largest modification I make to any borrowed vocabulary in this document.</w:t>
      </w:r>
    </w:p>
  </w:footnote>
  <w:footnote w:id="41">
    <w:p w14:paraId="1103CD5A" w14:textId="77777777" w:rsidR="00144822" w:rsidRDefault="007C7B86">
      <w:pPr>
        <w:spacing w:line="240" w:lineRule="auto"/>
      </w:pPr>
      <w:r>
        <w:rPr>
          <w:rStyle w:val="FootnoteReference"/>
        </w:rPr>
        <w:footnoteRef/>
      </w:r>
      <w:r>
        <w:rPr>
          <w:sz w:val="18"/>
          <w:szCs w:val="18"/>
        </w:rPr>
        <w:t xml:space="preserve">Which is also, in a different idiom, what the tradition means by the blameless passions: hunger, fear and mortality assumed </w:t>
      </w:r>
      <w:proofErr w:type="gramStart"/>
      <w:r>
        <w:rPr>
          <w:sz w:val="18"/>
          <w:szCs w:val="18"/>
        </w:rPr>
        <w:t>entire</w:t>
      </w:r>
      <w:proofErr w:type="gramEnd"/>
      <w:r>
        <w:rPr>
          <w:sz w:val="18"/>
          <w:szCs w:val="18"/>
        </w:rPr>
        <w:t>, without the captivity that ordinarily accompanies them. Maximus and John of Damascus both hold it.</w:t>
      </w:r>
    </w:p>
  </w:footnote>
  <w:footnote w:id="42">
    <w:p w14:paraId="59E99FE1" w14:textId="77777777" w:rsidR="00144822" w:rsidRDefault="007C7B86">
      <w:pPr>
        <w:spacing w:line="240" w:lineRule="auto"/>
      </w:pPr>
      <w:r>
        <w:rPr>
          <w:rStyle w:val="FootnoteReference"/>
        </w:rPr>
        <w:footnoteRef/>
      </w:r>
      <w:r>
        <w:rPr>
          <w:sz w:val="18"/>
          <w:szCs w:val="18"/>
        </w:rPr>
        <w:t xml:space="preserve">Constantinople III (681) affirmed two wills in Christ, divine and human, against </w:t>
      </w:r>
      <w:proofErr w:type="spellStart"/>
      <w:r>
        <w:rPr>
          <w:sz w:val="18"/>
          <w:szCs w:val="18"/>
        </w:rPr>
        <w:t>monothelitism</w:t>
      </w:r>
      <w:proofErr w:type="spellEnd"/>
      <w:r>
        <w:rPr>
          <w:sz w:val="18"/>
          <w:szCs w:val="18"/>
        </w:rPr>
        <w:t xml:space="preserve"> — the position that Christ has a single will, with the human one absent or a formality. Maximus lost his tongue and his right hand over the question. Any account that makes the human will a mode of the divine will under limitation is materially </w:t>
      </w:r>
      <w:proofErr w:type="spellStart"/>
      <w:r>
        <w:rPr>
          <w:sz w:val="18"/>
          <w:szCs w:val="18"/>
        </w:rPr>
        <w:t>monothelite</w:t>
      </w:r>
      <w:proofErr w:type="spellEnd"/>
      <w:r>
        <w:rPr>
          <w:sz w:val="18"/>
          <w:szCs w:val="18"/>
        </w:rPr>
        <w:t xml:space="preserve">, which is why I do not use "contraction" as a master term. Maximus's own instrument is better. Natural will, </w:t>
      </w:r>
      <w:proofErr w:type="spellStart"/>
      <w:r>
        <w:rPr>
          <w:i/>
          <w:iCs/>
          <w:sz w:val="18"/>
          <w:szCs w:val="18"/>
        </w:rPr>
        <w:t>thelēsis</w:t>
      </w:r>
      <w:proofErr w:type="spellEnd"/>
      <w:r>
        <w:rPr>
          <w:sz w:val="18"/>
          <w:szCs w:val="18"/>
        </w:rPr>
        <w:t>, is what a nature wants as such, and human nature really does recoil from death. Gnomic will is the deliberative wavering of someone choosing under ignorance, and Christ has none.</w:t>
      </w:r>
    </w:p>
  </w:footnote>
  <w:footnote w:id="43">
    <w:p w14:paraId="72A75EB1" w14:textId="77777777" w:rsidR="00144822" w:rsidRDefault="007C7B86">
      <w:pPr>
        <w:spacing w:line="240" w:lineRule="auto"/>
      </w:pPr>
      <w:r>
        <w:rPr>
          <w:rStyle w:val="FootnoteReference"/>
        </w:rPr>
        <w:footnoteRef/>
      </w:r>
      <w:r>
        <w:rPr>
          <w:sz w:val="18"/>
          <w:szCs w:val="18"/>
        </w:rPr>
        <w:t>I know what a recoil costs. That is all I will say about it here.</w:t>
      </w:r>
    </w:p>
  </w:footnote>
  <w:footnote w:id="44">
    <w:p w14:paraId="19E891FB" w14:textId="77777777" w:rsidR="00144822" w:rsidRDefault="007C7B86">
      <w:pPr>
        <w:spacing w:line="240" w:lineRule="auto"/>
      </w:pPr>
      <w:r>
        <w:rPr>
          <w:rStyle w:val="FootnoteReference"/>
        </w:rPr>
        <w:footnoteRef/>
      </w:r>
      <w:r>
        <w:rPr>
          <w:sz w:val="18"/>
          <w:szCs w:val="18"/>
        </w:rPr>
        <w:t xml:space="preserve">It is a commonplace that </w:t>
      </w:r>
      <w:r>
        <w:rPr>
          <w:i/>
          <w:iCs/>
          <w:sz w:val="18"/>
          <w:szCs w:val="18"/>
        </w:rPr>
        <w:t>almah</w:t>
      </w:r>
      <w:r>
        <w:rPr>
          <w:sz w:val="18"/>
          <w:szCs w:val="18"/>
        </w:rPr>
        <w:t xml:space="preserve"> at Isaiah 7:14 means young woman and that the Septuagint's </w:t>
      </w:r>
      <w:proofErr w:type="spellStart"/>
      <w:r>
        <w:rPr>
          <w:i/>
          <w:iCs/>
          <w:sz w:val="18"/>
          <w:szCs w:val="18"/>
        </w:rPr>
        <w:t>parthenos</w:t>
      </w:r>
      <w:proofErr w:type="spellEnd"/>
      <w:r>
        <w:rPr>
          <w:sz w:val="18"/>
          <w:szCs w:val="18"/>
        </w:rPr>
        <w:t xml:space="preserve"> did the rest; Trypho made the point to Justin in the second century. I want to be more insistent than that. The verse does not fail as a proof-text because of a translation slip. It fails because the Hebrew prophets are not talking about Jesus. Isaiah is giving a sign to Ahaz about the fate of two kings in his own lifetime, and reading it forward is something the Church did with the text, not something the text does. This is not in tension with the reading backward I rely on everywhere else in this documen</w:t>
      </w:r>
      <w:r>
        <w:rPr>
          <w:sz w:val="18"/>
          <w:szCs w:val="18"/>
        </w:rPr>
        <w:t xml:space="preserve">t, and the difference is worth stating: the pattern is not the prediction. When I say the third day was already a threshold in Hosea, the earlier reading survives intact and a second instance is added to it. When Isaiah 7:14 is made a prediction of the </w:t>
      </w:r>
      <w:proofErr w:type="gramStart"/>
      <w:r>
        <w:rPr>
          <w:sz w:val="18"/>
          <w:szCs w:val="18"/>
        </w:rPr>
        <w:t>virgin birth</w:t>
      </w:r>
      <w:proofErr w:type="gramEnd"/>
      <w:r>
        <w:rPr>
          <w:sz w:val="18"/>
          <w:szCs w:val="18"/>
        </w:rPr>
        <w:t xml:space="preserve">, Ahaz's sign </w:t>
      </w:r>
      <w:proofErr w:type="gramStart"/>
      <w:r>
        <w:rPr>
          <w:sz w:val="18"/>
          <w:szCs w:val="18"/>
        </w:rPr>
        <w:t>has to</w:t>
      </w:r>
      <w:proofErr w:type="gramEnd"/>
      <w:r>
        <w:rPr>
          <w:sz w:val="18"/>
          <w:szCs w:val="18"/>
        </w:rPr>
        <w:t xml:space="preserve"> become a placeholder for something he could not have understood, which means the verse was never really his. Sufficiency applies to reading as well as to salvation. The texts are not IOUs. And even granting the Christian use, </w:t>
      </w:r>
      <w:r>
        <w:rPr>
          <w:sz w:val="18"/>
          <w:szCs w:val="18"/>
        </w:rPr>
        <w:t xml:space="preserve">the verse is not carrying the doctrine: Matthew and Luke wrote in Greek and </w:t>
      </w:r>
      <w:proofErr w:type="spellStart"/>
      <w:r>
        <w:rPr>
          <w:sz w:val="18"/>
          <w:szCs w:val="18"/>
        </w:rPr>
        <w:t>chose</w:t>
      </w:r>
      <w:proofErr w:type="spellEnd"/>
      <w:r>
        <w:rPr>
          <w:sz w:val="18"/>
          <w:szCs w:val="18"/>
        </w:rPr>
        <w:t xml:space="preserve"> their own words, and Luke has Mary raise the objection herself — how shall this be, seeing I know not a man (Luke 1:34) — so the claim stands or falls in the Gospels regardless of what Isaiah meant.</w:t>
      </w:r>
    </w:p>
  </w:footnote>
  <w:footnote w:id="45">
    <w:p w14:paraId="0A351065" w14:textId="77777777" w:rsidR="00144822" w:rsidRDefault="007C7B86">
      <w:pPr>
        <w:spacing w:line="240" w:lineRule="auto"/>
      </w:pPr>
      <w:r>
        <w:rPr>
          <w:rStyle w:val="FootnoteReference"/>
        </w:rPr>
        <w:footnoteRef/>
      </w:r>
      <w:r>
        <w:rPr>
          <w:sz w:val="18"/>
          <w:szCs w:val="18"/>
        </w:rPr>
        <w:t xml:space="preserve">Against the doctrine: if the point is genuine human dwelling, a miraculous entry undercuts it, and Paul never mentions it — he says only </w:t>
      </w:r>
      <w:r>
        <w:rPr>
          <w:i/>
          <w:iCs/>
          <w:sz w:val="18"/>
          <w:szCs w:val="18"/>
        </w:rPr>
        <w:t>born of a woman, born under the law</w:t>
      </w:r>
      <w:r>
        <w:rPr>
          <w:sz w:val="18"/>
          <w:szCs w:val="18"/>
        </w:rPr>
        <w:t xml:space="preserve"> (Galatians 4:4). For it: if </w:t>
      </w:r>
      <w:proofErr w:type="gramStart"/>
      <w:r>
        <w:rPr>
          <w:sz w:val="18"/>
          <w:szCs w:val="18"/>
        </w:rPr>
        <w:t>the humanity</w:t>
      </w:r>
      <w:proofErr w:type="gramEnd"/>
      <w:r>
        <w:rPr>
          <w:sz w:val="18"/>
          <w:szCs w:val="18"/>
        </w:rPr>
        <w:t xml:space="preserve"> comes about by ordinary generation, the person generated is a new human person, and the Word then unites himself </w:t>
      </w:r>
      <w:proofErr w:type="gramStart"/>
      <w:r>
        <w:rPr>
          <w:sz w:val="18"/>
          <w:szCs w:val="18"/>
        </w:rPr>
        <w:t>to</w:t>
      </w:r>
      <w:proofErr w:type="gramEnd"/>
      <w:r>
        <w:rPr>
          <w:sz w:val="18"/>
          <w:szCs w:val="18"/>
        </w:rPr>
        <w:t xml:space="preserve"> someone already there, which is the Nestorian structure. Two details either way. The miraculous element is only on the paternal side, so nothing about the flesh's ordinariness is bypassed. And the Creed makes the conception miraculous, not the birth: </w:t>
      </w:r>
      <w:proofErr w:type="spellStart"/>
      <w:r>
        <w:rPr>
          <w:i/>
          <w:iCs/>
          <w:sz w:val="18"/>
          <w:szCs w:val="18"/>
        </w:rPr>
        <w:t>virginitas</w:t>
      </w:r>
      <w:proofErr w:type="spellEnd"/>
      <w:r>
        <w:rPr>
          <w:i/>
          <w:iCs/>
          <w:sz w:val="18"/>
          <w:szCs w:val="18"/>
        </w:rPr>
        <w:t xml:space="preserve"> in </w:t>
      </w:r>
      <w:proofErr w:type="spellStart"/>
      <w:r>
        <w:rPr>
          <w:i/>
          <w:iCs/>
          <w:sz w:val="18"/>
          <w:szCs w:val="18"/>
        </w:rPr>
        <w:t>partu</w:t>
      </w:r>
      <w:proofErr w:type="spellEnd"/>
      <w:r>
        <w:rPr>
          <w:sz w:val="18"/>
          <w:szCs w:val="18"/>
        </w:rPr>
        <w:t xml:space="preserve"> </w:t>
      </w:r>
      <w:proofErr w:type="gramStart"/>
      <w:r>
        <w:rPr>
          <w:sz w:val="18"/>
          <w:szCs w:val="18"/>
        </w:rPr>
        <w:t>is</w:t>
      </w:r>
      <w:proofErr w:type="gramEnd"/>
      <w:r>
        <w:rPr>
          <w:sz w:val="18"/>
          <w:szCs w:val="18"/>
        </w:rPr>
        <w:t xml:space="preserve"> the later accretion and the docetic-leaning one.</w:t>
      </w:r>
    </w:p>
  </w:footnote>
  <w:footnote w:id="46">
    <w:p w14:paraId="30C2ADBC" w14:textId="77777777" w:rsidR="00144822" w:rsidRDefault="007C7B86">
      <w:pPr>
        <w:spacing w:line="240" w:lineRule="auto"/>
      </w:pPr>
      <w:r>
        <w:rPr>
          <w:rStyle w:val="FootnoteReference"/>
        </w:rPr>
        <w:footnoteRef/>
      </w:r>
      <w:proofErr w:type="spellStart"/>
      <w:r>
        <w:rPr>
          <w:i/>
          <w:iCs/>
          <w:sz w:val="18"/>
          <w:szCs w:val="18"/>
        </w:rPr>
        <w:t>Enhypostasia</w:t>
      </w:r>
      <w:proofErr w:type="spellEnd"/>
      <w:r>
        <w:rPr>
          <w:sz w:val="18"/>
          <w:szCs w:val="18"/>
        </w:rPr>
        <w:t xml:space="preserve">: </w:t>
      </w:r>
      <w:proofErr w:type="gramStart"/>
      <w:r>
        <w:rPr>
          <w:sz w:val="18"/>
          <w:szCs w:val="18"/>
        </w:rPr>
        <w:t>the human</w:t>
      </w:r>
      <w:proofErr w:type="gramEnd"/>
      <w:r>
        <w:rPr>
          <w:sz w:val="18"/>
          <w:szCs w:val="18"/>
        </w:rPr>
        <w:t xml:space="preserve"> nature has no independent personhood of its own but subsists in the person of the Word. Leontius of Byzantium, Constantinople II, Maximus. Worth stating, because an account </w:t>
      </w:r>
      <w:proofErr w:type="gramStart"/>
      <w:r>
        <w:rPr>
          <w:sz w:val="18"/>
          <w:szCs w:val="18"/>
        </w:rPr>
        <w:t>weighted</w:t>
      </w:r>
      <w:proofErr w:type="gramEnd"/>
      <w:r>
        <w:rPr>
          <w:sz w:val="18"/>
          <w:szCs w:val="18"/>
        </w:rPr>
        <w:t xml:space="preserve"> this heavily toward recognition looks as though it should have trouble with Chalcedon, and it does not. One hypostasis in two natures, the hypostasis being the divine Word, is the Definition read correctly rather than inverted.</w:t>
      </w:r>
    </w:p>
  </w:footnote>
  <w:footnote w:id="47">
    <w:p w14:paraId="378FE43B" w14:textId="77777777" w:rsidR="00144822" w:rsidRDefault="007C7B86">
      <w:pPr>
        <w:spacing w:line="240" w:lineRule="auto"/>
      </w:pPr>
      <w:r>
        <w:rPr>
          <w:rStyle w:val="FootnoteReference"/>
        </w:rPr>
        <w:footnoteRef/>
      </w:r>
      <w:r>
        <w:rPr>
          <w:sz w:val="18"/>
          <w:szCs w:val="18"/>
        </w:rPr>
        <w:t>Which is why there is no debt here. If the making was already for this, there was no moment at which something was owed, and nothing can be paid to settle an account that was never opened.</w:t>
      </w:r>
    </w:p>
  </w:footnote>
  <w:footnote w:id="48">
    <w:p w14:paraId="26338A98" w14:textId="77777777" w:rsidR="00144822" w:rsidRDefault="007C7B86">
      <w:pPr>
        <w:spacing w:line="240" w:lineRule="auto"/>
      </w:pPr>
      <w:r>
        <w:rPr>
          <w:rStyle w:val="FootnoteReference"/>
        </w:rPr>
        <w:footnoteRef/>
      </w:r>
      <w:r>
        <w:rPr>
          <w:sz w:val="18"/>
          <w:szCs w:val="18"/>
        </w:rPr>
        <w:t>Tacitus records the execution under Pilate without theological gloss, which is worth something: the date is not a Christian invention.</w:t>
      </w:r>
    </w:p>
  </w:footnote>
  <w:footnote w:id="49">
    <w:p w14:paraId="2258B6EC" w14:textId="77777777" w:rsidR="00144822" w:rsidRDefault="007C7B86">
      <w:pPr>
        <w:spacing w:line="240" w:lineRule="auto"/>
      </w:pPr>
      <w:r>
        <w:rPr>
          <w:rStyle w:val="FootnoteReference"/>
        </w:rPr>
        <w:footnoteRef/>
      </w:r>
      <w:r>
        <w:rPr>
          <w:sz w:val="18"/>
          <w:szCs w:val="18"/>
        </w:rPr>
        <w:t>John 18:36; 19:19. The placard is a charge sheet, a detail no early Christian would have invented, since it makes the death political rather than sacrificial. Note also that for the Sanhedrin, the court necessary for capital punishment under Jewish law, the penalty for a religious offence would have been stoning.</w:t>
      </w:r>
    </w:p>
  </w:footnote>
  <w:footnote w:id="50">
    <w:p w14:paraId="406E3D12" w14:textId="77777777" w:rsidR="00144822" w:rsidRDefault="007C7B86">
      <w:pPr>
        <w:spacing w:line="240" w:lineRule="auto"/>
      </w:pPr>
      <w:r>
        <w:rPr>
          <w:rStyle w:val="FootnoteReference"/>
        </w:rPr>
        <w:footnoteRef/>
      </w:r>
      <w:r>
        <w:rPr>
          <w:sz w:val="18"/>
          <w:szCs w:val="18"/>
        </w:rPr>
        <w:t xml:space="preserve">Matthew 27:25. </w:t>
      </w:r>
      <w:r>
        <w:rPr>
          <w:i/>
          <w:iCs/>
          <w:sz w:val="18"/>
          <w:szCs w:val="18"/>
        </w:rPr>
        <w:t xml:space="preserve">Pas ho </w:t>
      </w:r>
      <w:proofErr w:type="spellStart"/>
      <w:r>
        <w:rPr>
          <w:i/>
          <w:iCs/>
          <w:sz w:val="18"/>
          <w:szCs w:val="18"/>
        </w:rPr>
        <w:t>laos</w:t>
      </w:r>
      <w:proofErr w:type="spellEnd"/>
      <w:r>
        <w:rPr>
          <w:sz w:val="18"/>
          <w:szCs w:val="18"/>
        </w:rPr>
        <w:t xml:space="preserve">, all the people — </w:t>
      </w:r>
      <w:proofErr w:type="spellStart"/>
      <w:r>
        <w:rPr>
          <w:i/>
          <w:iCs/>
          <w:sz w:val="18"/>
          <w:szCs w:val="18"/>
        </w:rPr>
        <w:t>laos</w:t>
      </w:r>
      <w:proofErr w:type="spellEnd"/>
      <w:r>
        <w:rPr>
          <w:sz w:val="18"/>
          <w:szCs w:val="18"/>
        </w:rPr>
        <w:t xml:space="preserve"> being the Septuagint's word for Israel as the covenant people, over against </w:t>
      </w:r>
      <w:proofErr w:type="spellStart"/>
      <w:r>
        <w:rPr>
          <w:i/>
          <w:iCs/>
          <w:sz w:val="18"/>
          <w:szCs w:val="18"/>
        </w:rPr>
        <w:t>ethnē</w:t>
      </w:r>
      <w:proofErr w:type="spellEnd"/>
      <w:r>
        <w:rPr>
          <w:sz w:val="18"/>
          <w:szCs w:val="18"/>
        </w:rPr>
        <w:t xml:space="preserve">, the nations. Matthew has used </w:t>
      </w:r>
      <w:proofErr w:type="spellStart"/>
      <w:r>
        <w:rPr>
          <w:i/>
          <w:iCs/>
          <w:sz w:val="18"/>
          <w:szCs w:val="18"/>
        </w:rPr>
        <w:t>ochlos</w:t>
      </w:r>
      <w:proofErr w:type="spellEnd"/>
      <w:r>
        <w:rPr>
          <w:sz w:val="18"/>
          <w:szCs w:val="18"/>
        </w:rPr>
        <w:t>, crowd, a few verses earlier. The change of word is not careless.</w:t>
      </w:r>
    </w:p>
  </w:footnote>
  <w:footnote w:id="51">
    <w:p w14:paraId="6029C45D" w14:textId="77777777" w:rsidR="00144822" w:rsidRDefault="007C7B86">
      <w:pPr>
        <w:spacing w:line="240" w:lineRule="auto"/>
      </w:pPr>
      <w:r>
        <w:rPr>
          <w:rStyle w:val="FootnoteReference"/>
        </w:rPr>
        <w:footnoteRef/>
      </w:r>
      <w:r>
        <w:rPr>
          <w:sz w:val="18"/>
          <w:szCs w:val="18"/>
        </w:rPr>
        <w:t xml:space="preserve">The </w:t>
      </w:r>
      <w:proofErr w:type="spellStart"/>
      <w:r>
        <w:rPr>
          <w:i/>
          <w:iCs/>
          <w:sz w:val="18"/>
          <w:szCs w:val="18"/>
        </w:rPr>
        <w:t>privilegium</w:t>
      </w:r>
      <w:proofErr w:type="spellEnd"/>
      <w:r>
        <w:rPr>
          <w:i/>
          <w:iCs/>
          <w:sz w:val="18"/>
          <w:szCs w:val="18"/>
        </w:rPr>
        <w:t xml:space="preserve"> </w:t>
      </w:r>
      <w:proofErr w:type="spellStart"/>
      <w:r>
        <w:rPr>
          <w:i/>
          <w:iCs/>
          <w:sz w:val="18"/>
          <w:szCs w:val="18"/>
        </w:rPr>
        <w:t>paschale</w:t>
      </w:r>
      <w:proofErr w:type="spellEnd"/>
      <w:r>
        <w:rPr>
          <w:sz w:val="18"/>
          <w:szCs w:val="18"/>
        </w:rPr>
        <w:t>, the supposed Passover amnesty, appears in no Roman source and in no Jewish one. Governors did issue pardons — the instruments existed and Josephus records instances — but a standing amnesty at the feast is a different thing, and it appears nowhere. What the scene needs is a mechanism by which a crowd can choose, and an occasional discretionary act generalized into a custom would supply it.</w:t>
      </w:r>
    </w:p>
  </w:footnote>
  <w:footnote w:id="52">
    <w:p w14:paraId="3D5F020C" w14:textId="77777777" w:rsidR="00144822" w:rsidRDefault="007C7B86">
      <w:pPr>
        <w:spacing w:line="240" w:lineRule="auto"/>
      </w:pPr>
      <w:r>
        <w:rPr>
          <w:rStyle w:val="FootnoteReference"/>
        </w:rPr>
        <w:footnoteRef/>
      </w:r>
      <w:r>
        <w:rPr>
          <w:sz w:val="18"/>
          <w:szCs w:val="18"/>
        </w:rPr>
        <w:t xml:space="preserve">Philo, </w:t>
      </w:r>
      <w:proofErr w:type="spellStart"/>
      <w:r>
        <w:rPr>
          <w:i/>
          <w:iCs/>
          <w:sz w:val="18"/>
          <w:szCs w:val="18"/>
        </w:rPr>
        <w:t>Legatio</w:t>
      </w:r>
      <w:proofErr w:type="spellEnd"/>
      <w:r>
        <w:rPr>
          <w:i/>
          <w:iCs/>
          <w:sz w:val="18"/>
          <w:szCs w:val="18"/>
        </w:rPr>
        <w:t xml:space="preserve"> </w:t>
      </w:r>
      <w:proofErr w:type="spellStart"/>
      <w:r>
        <w:rPr>
          <w:i/>
          <w:iCs/>
          <w:sz w:val="18"/>
          <w:szCs w:val="18"/>
        </w:rPr>
        <w:t>ad</w:t>
      </w:r>
      <w:proofErr w:type="spellEnd"/>
      <w:r>
        <w:rPr>
          <w:i/>
          <w:iCs/>
          <w:sz w:val="18"/>
          <w:szCs w:val="18"/>
        </w:rPr>
        <w:t xml:space="preserve"> </w:t>
      </w:r>
      <w:proofErr w:type="spellStart"/>
      <w:r>
        <w:rPr>
          <w:i/>
          <w:iCs/>
          <w:sz w:val="18"/>
          <w:szCs w:val="18"/>
        </w:rPr>
        <w:t>Gaium</w:t>
      </w:r>
      <w:proofErr w:type="spellEnd"/>
      <w:r>
        <w:rPr>
          <w:sz w:val="18"/>
          <w:szCs w:val="18"/>
        </w:rPr>
        <w:t xml:space="preserve"> 38, describes his corruption, his insolence, and his repeated executions without trial; Josephus records the episodes with the standards and the aqueduct, and the Samaritan massacre that got him recalled around the year 36. The trajectory of the Gospels themselves runs from Mark to John toward increasing Roman exculpation and increasing Jewish blame, which tracks the situation of the communities writing rather than the event they describe.</w:t>
      </w:r>
    </w:p>
  </w:footnote>
  <w:footnote w:id="53">
    <w:p w14:paraId="00DE4D2C" w14:textId="77777777" w:rsidR="00144822" w:rsidRDefault="007C7B86">
      <w:pPr>
        <w:spacing w:line="240" w:lineRule="auto"/>
      </w:pPr>
      <w:r>
        <w:rPr>
          <w:rStyle w:val="FootnoteReference"/>
        </w:rPr>
        <w:footnoteRef/>
      </w:r>
      <w:r>
        <w:rPr>
          <w:i/>
          <w:iCs/>
          <w:sz w:val="18"/>
          <w:szCs w:val="18"/>
        </w:rPr>
        <w:t>His blood be upon us and upon our children.</w:t>
      </w:r>
      <w:r>
        <w:rPr>
          <w:sz w:val="18"/>
          <w:szCs w:val="18"/>
        </w:rPr>
        <w:t xml:space="preserve"> In the Hebrew idiom this is a formula assigning legal responsibility — Joshua 2:19, 2 Samuel 1:16 — and not a curse laid on descendants. As reportage it is not credible: a mass of people </w:t>
      </w:r>
      <w:proofErr w:type="gramStart"/>
      <w:r>
        <w:rPr>
          <w:sz w:val="18"/>
          <w:szCs w:val="18"/>
        </w:rPr>
        <w:t>do</w:t>
      </w:r>
      <w:proofErr w:type="gramEnd"/>
      <w:r>
        <w:rPr>
          <w:sz w:val="18"/>
          <w:szCs w:val="18"/>
        </w:rPr>
        <w:t xml:space="preserve"> not spontaneously swear </w:t>
      </w:r>
      <w:proofErr w:type="gramStart"/>
      <w:r>
        <w:rPr>
          <w:sz w:val="18"/>
          <w:szCs w:val="18"/>
        </w:rPr>
        <w:t>a self</w:t>
      </w:r>
      <w:proofErr w:type="gramEnd"/>
      <w:r>
        <w:rPr>
          <w:sz w:val="18"/>
          <w:szCs w:val="18"/>
        </w:rPr>
        <w:t xml:space="preserve">-imprecation in unison. As literature after the year seventy it is legible, and that is what it is — and legible in a specific form, since </w:t>
      </w:r>
      <w:proofErr w:type="spellStart"/>
      <w:r>
        <w:rPr>
          <w:i/>
          <w:iCs/>
          <w:sz w:val="18"/>
          <w:szCs w:val="18"/>
        </w:rPr>
        <w:t>laos</w:t>
      </w:r>
      <w:proofErr w:type="spellEnd"/>
      <w:r>
        <w:rPr>
          <w:sz w:val="18"/>
          <w:szCs w:val="18"/>
        </w:rPr>
        <w:t xml:space="preserve"> is the covenant word and reading catastrophe as the people's own fault is what the prophets do about themselves. What changed was not the </w:t>
      </w:r>
      <w:proofErr w:type="gramStart"/>
      <w:r>
        <w:rPr>
          <w:sz w:val="18"/>
          <w:szCs w:val="18"/>
        </w:rPr>
        <w:t>sentence</w:t>
      </w:r>
      <w:proofErr w:type="gramEnd"/>
      <w:r>
        <w:rPr>
          <w:sz w:val="18"/>
          <w:szCs w:val="18"/>
        </w:rPr>
        <w:t xml:space="preserve"> but who was reading it, and a confession made from inside becomes an accusation the moment it is read from outside. </w:t>
      </w:r>
      <w:r>
        <w:rPr>
          <w:i/>
          <w:iCs/>
          <w:sz w:val="18"/>
          <w:szCs w:val="18"/>
        </w:rPr>
        <w:t>Nostra Aetate</w:t>
      </w:r>
      <w:r>
        <w:rPr>
          <w:sz w:val="18"/>
          <w:szCs w:val="18"/>
        </w:rPr>
        <w:t xml:space="preserve"> (1965) formally rejected the charge of collective guilt, and the Episcopal Church holds the same, but the sentence has had nineteen centuries to work and the repudiations are recent.</w:t>
      </w:r>
    </w:p>
  </w:footnote>
  <w:footnote w:id="54">
    <w:p w14:paraId="6B43370C" w14:textId="77777777" w:rsidR="00144822" w:rsidRDefault="007C7B86">
      <w:pPr>
        <w:spacing w:line="240" w:lineRule="auto"/>
      </w:pPr>
      <w:r>
        <w:rPr>
          <w:rStyle w:val="FootnoteReference"/>
        </w:rPr>
        <w:footnoteRef/>
      </w:r>
      <w:proofErr w:type="spellStart"/>
      <w:proofErr w:type="gramStart"/>
      <w:r>
        <w:rPr>
          <w:i/>
          <w:iCs/>
          <w:sz w:val="18"/>
          <w:szCs w:val="18"/>
        </w:rPr>
        <w:t>Epathen</w:t>
      </w:r>
      <w:proofErr w:type="spellEnd"/>
      <w:r>
        <w:rPr>
          <w:sz w:val="18"/>
          <w:szCs w:val="18"/>
        </w:rPr>
        <w:t>,</w:t>
      </w:r>
      <w:proofErr w:type="gramEnd"/>
      <w:r>
        <w:rPr>
          <w:sz w:val="18"/>
          <w:szCs w:val="18"/>
        </w:rPr>
        <w:t xml:space="preserve"> suffered. The three verbs are there because the </w:t>
      </w:r>
      <w:proofErr w:type="spellStart"/>
      <w:r>
        <w:rPr>
          <w:sz w:val="18"/>
          <w:szCs w:val="18"/>
        </w:rPr>
        <w:t>Docetists</w:t>
      </w:r>
      <w:proofErr w:type="spellEnd"/>
      <w:r>
        <w:rPr>
          <w:sz w:val="18"/>
          <w:szCs w:val="18"/>
        </w:rPr>
        <w:t xml:space="preserve"> conceded the appearance of all three. Note also what the Creed does not say: no ransom, no substitution, no satisfaction, no theory of any kind. It says </w:t>
      </w:r>
      <w:r>
        <w:rPr>
          <w:i/>
          <w:iCs/>
          <w:sz w:val="18"/>
          <w:szCs w:val="18"/>
        </w:rPr>
        <w:t>for our sake</w:t>
      </w:r>
      <w:r>
        <w:rPr>
          <w:sz w:val="18"/>
          <w:szCs w:val="18"/>
        </w:rPr>
        <w:t xml:space="preserve"> and stops. Every atonement theory is later, and the silence is what leaves room for the reading given here.</w:t>
      </w:r>
    </w:p>
  </w:footnote>
  <w:footnote w:id="55">
    <w:p w14:paraId="0CA3ABB1" w14:textId="77777777" w:rsidR="00144822" w:rsidRDefault="007C7B86">
      <w:pPr>
        <w:spacing w:line="240" w:lineRule="auto"/>
      </w:pPr>
      <w:r>
        <w:rPr>
          <w:rStyle w:val="FootnoteReference"/>
        </w:rPr>
        <w:footnoteRef/>
      </w:r>
      <w:r>
        <w:rPr>
          <w:sz w:val="18"/>
          <w:szCs w:val="18"/>
        </w:rPr>
        <w:t xml:space="preserve">2 Corinthians 5:21. The Greek is stark — made him to </w:t>
      </w:r>
      <w:r>
        <w:rPr>
          <w:i/>
          <w:iCs/>
          <w:sz w:val="18"/>
          <w:szCs w:val="18"/>
        </w:rPr>
        <w:t>be</w:t>
      </w:r>
      <w:r>
        <w:rPr>
          <w:sz w:val="18"/>
          <w:szCs w:val="18"/>
        </w:rPr>
        <w:t xml:space="preserve"> sin, not to bear its penalty — and the transactional readings are later overlays on a sentence that does not require them.</w:t>
      </w:r>
    </w:p>
  </w:footnote>
  <w:footnote w:id="56">
    <w:p w14:paraId="7DFE6CB4" w14:textId="77777777" w:rsidR="00144822" w:rsidRDefault="007C7B86">
      <w:pPr>
        <w:spacing w:line="240" w:lineRule="auto"/>
      </w:pPr>
      <w:r>
        <w:rPr>
          <w:rStyle w:val="FootnoteReference"/>
        </w:rPr>
        <w:footnoteRef/>
      </w:r>
      <w:r>
        <w:rPr>
          <w:sz w:val="18"/>
          <w:szCs w:val="18"/>
        </w:rPr>
        <w:t>Psalm 22:1; Mark 15:34. It is sometimes said that quoting the psalm makes the cry a recitation with the ending already in view, and therefore less than real. That misunderstands how devout people pray under duress. Quotation is not distance. A Jew in extremity reaching for the Psalms is not narrating his suffering from outside it but suffering in the only language adequate to it, which is what the Psalms are for.</w:t>
      </w:r>
    </w:p>
  </w:footnote>
  <w:footnote w:id="57">
    <w:p w14:paraId="249D3991" w14:textId="77777777" w:rsidR="00144822" w:rsidRDefault="007C7B86">
      <w:pPr>
        <w:spacing w:line="240" w:lineRule="auto"/>
      </w:pPr>
      <w:r>
        <w:rPr>
          <w:rStyle w:val="FootnoteReference"/>
        </w:rPr>
        <w:footnoteRef/>
      </w:r>
      <w:r>
        <w:rPr>
          <w:sz w:val="18"/>
          <w:szCs w:val="18"/>
        </w:rPr>
        <w:t xml:space="preserve">Which is also the answer to a heresy in the </w:t>
      </w:r>
      <w:proofErr w:type="spellStart"/>
      <w:r>
        <w:rPr>
          <w:sz w:val="18"/>
          <w:szCs w:val="18"/>
        </w:rPr>
        <w:t>neighbourhood</w:t>
      </w:r>
      <w:proofErr w:type="spellEnd"/>
      <w:r>
        <w:rPr>
          <w:sz w:val="18"/>
          <w:szCs w:val="18"/>
        </w:rPr>
        <w:t xml:space="preserve">. The </w:t>
      </w:r>
      <w:proofErr w:type="spellStart"/>
      <w:r>
        <w:rPr>
          <w:sz w:val="18"/>
          <w:szCs w:val="18"/>
        </w:rPr>
        <w:t>Agnoetae</w:t>
      </w:r>
      <w:proofErr w:type="spellEnd"/>
      <w:r>
        <w:rPr>
          <w:sz w:val="18"/>
          <w:szCs w:val="18"/>
        </w:rPr>
        <w:t xml:space="preserve">, a sixth-century group, held that Christ was genuinely ignorant of some things — a deficiency in his human knowledge. This is not that. Fear of </w:t>
      </w:r>
      <w:proofErr w:type="gramStart"/>
      <w:r>
        <w:rPr>
          <w:sz w:val="18"/>
          <w:szCs w:val="18"/>
        </w:rPr>
        <w:t>a nothing</w:t>
      </w:r>
      <w:proofErr w:type="gramEnd"/>
      <w:r>
        <w:rPr>
          <w:sz w:val="18"/>
          <w:szCs w:val="18"/>
        </w:rPr>
        <w:t xml:space="preserve"> is not ignorance of a fact, and the knowing is not interrupted by failure; what he assumes is the condition in which </w:t>
      </w:r>
      <w:proofErr w:type="gramStart"/>
      <w:r>
        <w:rPr>
          <w:sz w:val="18"/>
          <w:szCs w:val="18"/>
        </w:rPr>
        <w:t>the nothing</w:t>
      </w:r>
      <w:proofErr w:type="gramEnd"/>
      <w:r>
        <w:rPr>
          <w:sz w:val="18"/>
          <w:szCs w:val="18"/>
        </w:rPr>
        <w:t xml:space="preserve"> appears. The scriptural pressure points, Mark 13:32 and Luke 2:52, are handled as Aquinas handles them, by distinguishing the vision from an acquired knowled</w:t>
      </w:r>
      <w:r>
        <w:rPr>
          <w:sz w:val="18"/>
          <w:szCs w:val="18"/>
        </w:rPr>
        <w:t>ge that genuinely grows.</w:t>
      </w:r>
    </w:p>
  </w:footnote>
  <w:footnote w:id="58">
    <w:p w14:paraId="3EB63309" w14:textId="77777777" w:rsidR="00144822" w:rsidRDefault="007C7B86">
      <w:pPr>
        <w:spacing w:line="240" w:lineRule="auto"/>
      </w:pPr>
      <w:r>
        <w:rPr>
          <w:rStyle w:val="FootnoteReference"/>
        </w:rPr>
        <w:footnoteRef/>
      </w:r>
      <w:r>
        <w:rPr>
          <w:sz w:val="18"/>
          <w:szCs w:val="18"/>
        </w:rPr>
        <w:t xml:space="preserve">There is a further difficulty here that belongs to the tradition and not to me. If the Word is the subject, the Word is what undergoes the forsakenness, and </w:t>
      </w:r>
      <w:proofErr w:type="spellStart"/>
      <w:r>
        <w:rPr>
          <w:i/>
          <w:iCs/>
          <w:sz w:val="18"/>
          <w:szCs w:val="18"/>
        </w:rPr>
        <w:t>theopaschism</w:t>
      </w:r>
      <w:proofErr w:type="spellEnd"/>
      <w:r>
        <w:rPr>
          <w:sz w:val="18"/>
          <w:szCs w:val="18"/>
        </w:rPr>
        <w:t xml:space="preserve"> — God suffered — was contested before it was received in the qualified form: one of the Trinity suffered in the flesh, endorsed at Constantinople II. The nuance is the </w:t>
      </w:r>
      <w:proofErr w:type="spellStart"/>
      <w:r>
        <w:rPr>
          <w:i/>
          <w:iCs/>
          <w:sz w:val="18"/>
          <w:szCs w:val="18"/>
        </w:rPr>
        <w:t>communicatio</w:t>
      </w:r>
      <w:proofErr w:type="spellEnd"/>
      <w:r>
        <w:rPr>
          <w:i/>
          <w:iCs/>
          <w:sz w:val="18"/>
          <w:szCs w:val="18"/>
        </w:rPr>
        <w:t xml:space="preserve"> </w:t>
      </w:r>
      <w:proofErr w:type="spellStart"/>
      <w:r>
        <w:rPr>
          <w:i/>
          <w:iCs/>
          <w:sz w:val="18"/>
          <w:szCs w:val="18"/>
        </w:rPr>
        <w:t>idiomatum</w:t>
      </w:r>
      <w:proofErr w:type="spellEnd"/>
      <w:r>
        <w:rPr>
          <w:sz w:val="18"/>
          <w:szCs w:val="18"/>
        </w:rPr>
        <w:t xml:space="preserve">. What is said of the humanity may be said of the Person, so "God suffered" is true as a statement about who suffered and false as a statement about the divine nature, which is not made </w:t>
      </w:r>
      <w:proofErr w:type="spellStart"/>
      <w:r>
        <w:rPr>
          <w:sz w:val="18"/>
          <w:szCs w:val="18"/>
        </w:rPr>
        <w:t>passible</w:t>
      </w:r>
      <w:proofErr w:type="spellEnd"/>
      <w:r>
        <w:rPr>
          <w:sz w:val="18"/>
          <w:szCs w:val="18"/>
        </w:rPr>
        <w:t xml:space="preserve"> by it. And the tradition drew the line exactly where I would want it drawn: the </w:t>
      </w:r>
      <w:proofErr w:type="spellStart"/>
      <w:r>
        <w:rPr>
          <w:sz w:val="18"/>
          <w:szCs w:val="18"/>
        </w:rPr>
        <w:t>theopaschite</w:t>
      </w:r>
      <w:proofErr w:type="spellEnd"/>
      <w:r>
        <w:rPr>
          <w:sz w:val="18"/>
          <w:szCs w:val="18"/>
        </w:rPr>
        <w:t xml:space="preserve"> formula was received, and </w:t>
      </w:r>
      <w:proofErr w:type="spellStart"/>
      <w:r>
        <w:rPr>
          <w:i/>
          <w:iCs/>
          <w:sz w:val="18"/>
          <w:szCs w:val="18"/>
        </w:rPr>
        <w:t>patripassianism</w:t>
      </w:r>
      <w:proofErr w:type="spellEnd"/>
      <w:r>
        <w:rPr>
          <w:sz w:val="18"/>
          <w:szCs w:val="18"/>
        </w:rPr>
        <w:t xml:space="preserve"> — that the </w:t>
      </w:r>
      <w:proofErr w:type="gramStart"/>
      <w:r>
        <w:rPr>
          <w:sz w:val="18"/>
          <w:szCs w:val="18"/>
        </w:rPr>
        <w:t>Father</w:t>
      </w:r>
      <w:proofErr w:type="gramEnd"/>
      <w:r>
        <w:rPr>
          <w:sz w:val="18"/>
          <w:szCs w:val="18"/>
        </w:rPr>
        <w:t xml:space="preserve"> suffered — was rejected. I should be careful here for the same reason I was careful with Hosea. The Father is not absent from the cross; there is no second thing, and nowhere else for the </w:t>
      </w:r>
      <w:proofErr w:type="gramStart"/>
      <w:r>
        <w:rPr>
          <w:sz w:val="18"/>
          <w:szCs w:val="18"/>
        </w:rPr>
        <w:t>Father</w:t>
      </w:r>
      <w:proofErr w:type="gramEnd"/>
      <w:r>
        <w:rPr>
          <w:sz w:val="18"/>
          <w:szCs w:val="18"/>
        </w:rPr>
        <w:t xml:space="preserve"> to be. What </w:t>
      </w:r>
      <w:proofErr w:type="spellStart"/>
      <w:r>
        <w:rPr>
          <w:sz w:val="18"/>
          <w:szCs w:val="18"/>
        </w:rPr>
        <w:t>patripassianism</w:t>
      </w:r>
      <w:proofErr w:type="spellEnd"/>
      <w:r>
        <w:rPr>
          <w:sz w:val="18"/>
          <w:szCs w:val="18"/>
        </w:rPr>
        <w:t xml:space="preserve"> claims is something else: that the </w:t>
      </w:r>
      <w:proofErr w:type="gramStart"/>
      <w:r>
        <w:rPr>
          <w:sz w:val="18"/>
          <w:szCs w:val="18"/>
        </w:rPr>
        <w:t>Father</w:t>
      </w:r>
      <w:proofErr w:type="gramEnd"/>
      <w:r>
        <w:rPr>
          <w:sz w:val="18"/>
          <w:szCs w:val="18"/>
        </w:rPr>
        <w:t xml:space="preserve"> is the one undergoing it, the subject of that </w:t>
      </w:r>
      <w:proofErr w:type="gramStart"/>
      <w:r>
        <w:rPr>
          <w:sz w:val="18"/>
          <w:szCs w:val="18"/>
        </w:rPr>
        <w:t>particular suffering</w:t>
      </w:r>
      <w:proofErr w:type="gramEnd"/>
      <w:r>
        <w:rPr>
          <w:sz w:val="18"/>
          <w:szCs w:val="18"/>
        </w:rPr>
        <w:t xml:space="preserve">. That requires the Persons to be modes of one subject, and it is the same confusion of registers I described where the Creed says </w:t>
      </w:r>
      <w:r>
        <w:rPr>
          <w:i/>
          <w:iCs/>
          <w:sz w:val="18"/>
          <w:szCs w:val="18"/>
        </w:rPr>
        <w:t>one Lord, Jesus Christ</w:t>
      </w:r>
      <w:r>
        <w:rPr>
          <w:sz w:val="18"/>
          <w:szCs w:val="18"/>
        </w:rPr>
        <w:t xml:space="preserve">. The Son is the one who says </w:t>
      </w:r>
      <w:r>
        <w:rPr>
          <w:i/>
          <w:iCs/>
          <w:sz w:val="18"/>
          <w:szCs w:val="18"/>
        </w:rPr>
        <w:t>I</w:t>
      </w:r>
      <w:r>
        <w:rPr>
          <w:sz w:val="18"/>
          <w:szCs w:val="18"/>
        </w:rPr>
        <w:t xml:space="preserve"> from there. The Father is not somewhere else.</w:t>
      </w:r>
    </w:p>
  </w:footnote>
  <w:footnote w:id="59">
    <w:p w14:paraId="6ED0C56C" w14:textId="77777777" w:rsidR="00144822" w:rsidRDefault="007C7B86">
      <w:pPr>
        <w:spacing w:line="240" w:lineRule="auto"/>
      </w:pPr>
      <w:r>
        <w:rPr>
          <w:rStyle w:val="FootnoteReference"/>
        </w:rPr>
        <w:footnoteRef/>
      </w:r>
      <w:r>
        <w:rPr>
          <w:sz w:val="18"/>
          <w:szCs w:val="18"/>
        </w:rPr>
        <w:t>Mark 15:38–39. The centurion's confession is the first time any human being in that Gospel says it. Demons say it; the voice at the baptism says it; no person does, for fifteen chapters. And what he is reported to have seen is nothing but how the man died.</w:t>
      </w:r>
    </w:p>
  </w:footnote>
  <w:footnote w:id="60">
    <w:p w14:paraId="5A32A250" w14:textId="77777777" w:rsidR="00144822" w:rsidRDefault="007C7B86">
      <w:pPr>
        <w:spacing w:line="240" w:lineRule="auto"/>
      </w:pPr>
      <w:r>
        <w:rPr>
          <w:rStyle w:val="FootnoteReference"/>
        </w:rPr>
        <w:footnoteRef/>
      </w:r>
      <w:r>
        <w:rPr>
          <w:sz w:val="18"/>
          <w:szCs w:val="18"/>
        </w:rPr>
        <w:t>1 Corinthians 15:3–4. The formula does not point to a proof-text so much as claim that the whole pattern was already there to be read — which is a different operation from prediction. The pattern is not the prediction, and the earlier readings survive.</w:t>
      </w:r>
    </w:p>
  </w:footnote>
  <w:footnote w:id="61">
    <w:p w14:paraId="6389CE6C" w14:textId="77777777" w:rsidR="00144822" w:rsidRDefault="007C7B86">
      <w:pPr>
        <w:spacing w:line="240" w:lineRule="auto"/>
      </w:pPr>
      <w:r>
        <w:rPr>
          <w:rStyle w:val="FootnoteReference"/>
        </w:rPr>
        <w:footnoteRef/>
      </w:r>
      <w:r>
        <w:rPr>
          <w:sz w:val="18"/>
          <w:szCs w:val="18"/>
        </w:rPr>
        <w:t>Genesis 22:3–4, the Akedah; Exodus 19:10–16, Sinai; Jonah 1:17; Esther 4:16–5:1; Genesis 42:17–18. Hosea 6:1–2 is the load-bearing text and the only one with explicit raising language.</w:t>
      </w:r>
    </w:p>
  </w:footnote>
  <w:footnote w:id="62">
    <w:p w14:paraId="38C0ECA3" w14:textId="77777777" w:rsidR="00144822" w:rsidRDefault="007C7B86">
      <w:pPr>
        <w:spacing w:line="240" w:lineRule="auto"/>
      </w:pPr>
      <w:r>
        <w:rPr>
          <w:rStyle w:val="FootnoteReference"/>
        </w:rPr>
        <w:footnoteRef/>
      </w:r>
      <w:r>
        <w:rPr>
          <w:sz w:val="18"/>
          <w:szCs w:val="18"/>
        </w:rPr>
        <w:t xml:space="preserve">1 Corinthians 15:20, 42–50. Luke 24:39 looks like the opposite emphasis — </w:t>
      </w:r>
      <w:r>
        <w:rPr>
          <w:i/>
          <w:iCs/>
          <w:sz w:val="18"/>
          <w:szCs w:val="18"/>
        </w:rPr>
        <w:t>a spirit hath not flesh and bones as ye see me have</w:t>
      </w:r>
      <w:r>
        <w:rPr>
          <w:sz w:val="18"/>
          <w:szCs w:val="18"/>
        </w:rPr>
        <w:t xml:space="preserve"> — and he eats fish four verses later. The two are only in tension if the change Paul describes is a change of substance. On the reading given here it is not.</w:t>
      </w:r>
    </w:p>
  </w:footnote>
  <w:footnote w:id="63">
    <w:p w14:paraId="5C42F62A" w14:textId="77777777" w:rsidR="00144822" w:rsidRDefault="007C7B86">
      <w:pPr>
        <w:spacing w:line="240" w:lineRule="auto"/>
      </w:pPr>
      <w:r>
        <w:rPr>
          <w:rStyle w:val="FootnoteReference"/>
        </w:rPr>
        <w:footnoteRef/>
      </w:r>
      <w:r>
        <w:rPr>
          <w:sz w:val="18"/>
          <w:szCs w:val="18"/>
        </w:rPr>
        <w:t>John 20:14–16; Luke 24:13–35; John 20:24–29.</w:t>
      </w:r>
    </w:p>
  </w:footnote>
  <w:footnote w:id="64">
    <w:p w14:paraId="0FEA9801" w14:textId="77777777" w:rsidR="00144822" w:rsidRDefault="007C7B86">
      <w:pPr>
        <w:spacing w:line="240" w:lineRule="auto"/>
      </w:pPr>
      <w:r>
        <w:rPr>
          <w:rStyle w:val="FootnoteReference"/>
        </w:rPr>
        <w:footnoteRef/>
      </w:r>
      <w:r>
        <w:rPr>
          <w:sz w:val="18"/>
          <w:szCs w:val="18"/>
        </w:rPr>
        <w:t>Genesis 5:24; 2 Kings 2:11; Ezekiel 1.</w:t>
      </w:r>
    </w:p>
  </w:footnote>
  <w:footnote w:id="65">
    <w:p w14:paraId="35D623AC" w14:textId="77777777" w:rsidR="00144822" w:rsidRDefault="007C7B86">
      <w:pPr>
        <w:spacing w:line="240" w:lineRule="auto"/>
      </w:pPr>
      <w:r>
        <w:rPr>
          <w:rStyle w:val="FootnoteReference"/>
        </w:rPr>
        <w:footnoteRef/>
      </w:r>
      <w:r>
        <w:rPr>
          <w:sz w:val="18"/>
          <w:szCs w:val="18"/>
        </w:rPr>
        <w:t xml:space="preserve">As the Talmud tells it: four great rabbis entered </w:t>
      </w:r>
      <w:proofErr w:type="spellStart"/>
      <w:r>
        <w:rPr>
          <w:i/>
          <w:iCs/>
          <w:sz w:val="18"/>
          <w:szCs w:val="18"/>
        </w:rPr>
        <w:t>pardes</w:t>
      </w:r>
      <w:proofErr w:type="spellEnd"/>
      <w:r>
        <w:rPr>
          <w:sz w:val="18"/>
          <w:szCs w:val="18"/>
        </w:rPr>
        <w:t xml:space="preserve">, the orchard. Ben Azzai looked and died. Ben Zoma looked and was stricken. Akiva entered in peace and departed in peace. And Elisha ben Abuya cut the shoots — which is the phrase the text uses, and nobody is certain what it means. Afterward the tradition took his name from him and called him </w:t>
      </w:r>
      <w:r>
        <w:rPr>
          <w:i/>
          <w:iCs/>
          <w:sz w:val="18"/>
          <w:szCs w:val="18"/>
        </w:rPr>
        <w:t>Acher</w:t>
      </w:r>
      <w:r>
        <w:rPr>
          <w:sz w:val="18"/>
          <w:szCs w:val="18"/>
        </w:rPr>
        <w:t>, the other one. What he saw was the Talmudic Metatron, a figure seated, and what he concluded was that there are two powers in heaven, which is the name of a rejected position and not a stray thought. Metatron was given sixty lashes of fire to establish that he too must stand. Everyone stands. That is the whole difficulty, and I take it up where the Creed speaks of judgment.</w:t>
      </w:r>
    </w:p>
  </w:footnote>
  <w:footnote w:id="66">
    <w:p w14:paraId="732357FF" w14:textId="77777777" w:rsidR="00144822" w:rsidRDefault="007C7B86">
      <w:pPr>
        <w:spacing w:line="240" w:lineRule="auto"/>
      </w:pPr>
      <w:r>
        <w:rPr>
          <w:rStyle w:val="FootnoteReference"/>
        </w:rPr>
        <w:footnoteRef/>
      </w:r>
      <w:r>
        <w:rPr>
          <w:sz w:val="18"/>
          <w:szCs w:val="18"/>
        </w:rPr>
        <w:t xml:space="preserve">Matthew 15:27; Mark 7:28, the Syrophoenician woman's answer — even the dogs eat the crumbs that fall from the master's table. The crumbs are not </w:t>
      </w:r>
      <w:proofErr w:type="gramStart"/>
      <w:r>
        <w:rPr>
          <w:sz w:val="18"/>
          <w:szCs w:val="18"/>
        </w:rPr>
        <w:t>lesser</w:t>
      </w:r>
      <w:proofErr w:type="gramEnd"/>
      <w:r>
        <w:rPr>
          <w:sz w:val="18"/>
          <w:szCs w:val="18"/>
        </w:rPr>
        <w:t xml:space="preserve"> bread.</w:t>
      </w:r>
    </w:p>
  </w:footnote>
  <w:footnote w:id="67">
    <w:p w14:paraId="2DF3BBA9" w14:textId="77777777" w:rsidR="00144822" w:rsidRDefault="007C7B86">
      <w:pPr>
        <w:spacing w:line="240" w:lineRule="auto"/>
      </w:pPr>
      <w:r>
        <w:rPr>
          <w:rStyle w:val="FootnoteReference"/>
        </w:rPr>
        <w:footnoteRef/>
      </w:r>
      <w:r>
        <w:rPr>
          <w:i/>
          <w:iCs/>
          <w:sz w:val="18"/>
          <w:szCs w:val="18"/>
        </w:rPr>
        <w:t>Parousia</w:t>
      </w:r>
      <w:r>
        <w:rPr>
          <w:sz w:val="18"/>
          <w:szCs w:val="18"/>
        </w:rPr>
        <w:t xml:space="preserve"> does not appear in the translated books of the Septuagint at all. Where it occurs in the Greek-composed books — 2 Maccabees 8:12 and 15:21, and in Judith and 3 Maccabees — it means the ordinary arrival of a person or an army. What the Greek Old Testament uses for divine advent is </w:t>
      </w:r>
      <w:proofErr w:type="spellStart"/>
      <w:r>
        <w:rPr>
          <w:i/>
          <w:iCs/>
          <w:sz w:val="18"/>
          <w:szCs w:val="18"/>
        </w:rPr>
        <w:t>epiphaneia</w:t>
      </w:r>
      <w:proofErr w:type="spellEnd"/>
      <w:r>
        <w:rPr>
          <w:sz w:val="18"/>
          <w:szCs w:val="18"/>
        </w:rPr>
        <w:t xml:space="preserve"> and its verbal root, which renders Hebrew words for shining and becoming known. </w:t>
      </w:r>
      <w:r>
        <w:rPr>
          <w:i/>
          <w:iCs/>
          <w:sz w:val="18"/>
          <w:szCs w:val="18"/>
        </w:rPr>
        <w:t>Parousia</w:t>
      </w:r>
      <w:r>
        <w:rPr>
          <w:sz w:val="18"/>
          <w:szCs w:val="18"/>
        </w:rPr>
        <w:t xml:space="preserve"> as an eschatological term is a Christian development out of Hellenistic court usage, where it named the ceremonial arrival of a ruler at a city. The Creed does not use it: the Greek here is </w:t>
      </w:r>
      <w:proofErr w:type="spellStart"/>
      <w:r>
        <w:rPr>
          <w:i/>
          <w:iCs/>
          <w:sz w:val="18"/>
          <w:szCs w:val="18"/>
        </w:rPr>
        <w:t>erchomenon</w:t>
      </w:r>
      <w:proofErr w:type="spellEnd"/>
      <w:r>
        <w:rPr>
          <w:i/>
          <w:iCs/>
          <w:sz w:val="18"/>
          <w:szCs w:val="18"/>
        </w:rPr>
        <w:t xml:space="preserve"> meta </w:t>
      </w:r>
      <w:proofErr w:type="spellStart"/>
      <w:r>
        <w:rPr>
          <w:i/>
          <w:iCs/>
          <w:sz w:val="18"/>
          <w:szCs w:val="18"/>
        </w:rPr>
        <w:t>doxēs</w:t>
      </w:r>
      <w:proofErr w:type="spellEnd"/>
      <w:r>
        <w:rPr>
          <w:sz w:val="18"/>
          <w:szCs w:val="18"/>
        </w:rPr>
        <w:t xml:space="preserve">, coming with glory. The Latin </w:t>
      </w:r>
      <w:r>
        <w:rPr>
          <w:i/>
          <w:iCs/>
          <w:sz w:val="18"/>
          <w:szCs w:val="18"/>
        </w:rPr>
        <w:t>adventus</w:t>
      </w:r>
      <w:r>
        <w:rPr>
          <w:sz w:val="18"/>
          <w:szCs w:val="18"/>
        </w:rPr>
        <w:t xml:space="preserve"> translates </w:t>
      </w:r>
      <w:proofErr w:type="spellStart"/>
      <w:r>
        <w:rPr>
          <w:i/>
          <w:iCs/>
          <w:sz w:val="18"/>
          <w:szCs w:val="18"/>
        </w:rPr>
        <w:t>parousia</w:t>
      </w:r>
      <w:proofErr w:type="spellEnd"/>
      <w:r>
        <w:rPr>
          <w:sz w:val="18"/>
          <w:szCs w:val="18"/>
        </w:rPr>
        <w:t>, and the season of Advent inherits the arrival metaphor. The Eastern name for the feast is Epiphany, and I am taking the Greek instinct over the Latin one.</w:t>
      </w:r>
    </w:p>
  </w:footnote>
  <w:footnote w:id="68">
    <w:p w14:paraId="7A731D21" w14:textId="77777777" w:rsidR="00144822" w:rsidRDefault="007C7B86">
      <w:pPr>
        <w:spacing w:line="240" w:lineRule="auto"/>
      </w:pPr>
      <w:r>
        <w:rPr>
          <w:rStyle w:val="FootnoteReference"/>
        </w:rPr>
        <w:footnoteRef/>
      </w:r>
      <w:r>
        <w:rPr>
          <w:sz w:val="18"/>
          <w:szCs w:val="18"/>
        </w:rPr>
        <w:t xml:space="preserve">The Apostles' Creed says </w:t>
      </w:r>
      <w:r>
        <w:rPr>
          <w:i/>
          <w:iCs/>
          <w:sz w:val="18"/>
          <w:szCs w:val="18"/>
        </w:rPr>
        <w:t>he descended to the dead</w:t>
      </w:r>
      <w:r>
        <w:rPr>
          <w:sz w:val="18"/>
          <w:szCs w:val="18"/>
        </w:rPr>
        <w:t>, and the Eastern icon of the resurrection is the harrowing — Christ standing on the broken gates, pulling Adam and Eve up by the wrists. I hold the picture and not the raid. My earlier way of putting this was that hell must be timeless so that anyone there has access to redemption at any time. I no longer need timelessness to say it. There are no second chances in this account because there are no chances: what there is, is a standpoint and the possibility of seeing from it.</w:t>
      </w:r>
    </w:p>
  </w:footnote>
  <w:footnote w:id="69">
    <w:p w14:paraId="2D3179EB" w14:textId="77777777" w:rsidR="00144822" w:rsidRDefault="007C7B86">
      <w:pPr>
        <w:spacing w:line="240" w:lineRule="auto"/>
      </w:pPr>
      <w:r>
        <w:rPr>
          <w:rStyle w:val="FootnoteReference"/>
        </w:rPr>
        <w:footnoteRef/>
      </w:r>
      <w:r>
        <w:rPr>
          <w:sz w:val="18"/>
          <w:szCs w:val="18"/>
        </w:rPr>
        <w:t xml:space="preserve">Zechariah 3:1–2; Job 1:6–12, 2:1–7. The Hebrew is </w:t>
      </w:r>
      <w:r>
        <w:rPr>
          <w:i/>
          <w:iCs/>
          <w:sz w:val="18"/>
          <w:szCs w:val="18"/>
        </w:rPr>
        <w:t>ha-</w:t>
      </w:r>
      <w:proofErr w:type="spellStart"/>
      <w:r>
        <w:rPr>
          <w:i/>
          <w:iCs/>
          <w:sz w:val="18"/>
          <w:szCs w:val="18"/>
        </w:rPr>
        <w:t>satan</w:t>
      </w:r>
      <w:proofErr w:type="spellEnd"/>
      <w:r>
        <w:rPr>
          <w:sz w:val="18"/>
          <w:szCs w:val="18"/>
        </w:rPr>
        <w:t xml:space="preserve"> with the article throughout, which is why translations that render it as a proper name are </w:t>
      </w:r>
      <w:proofErr w:type="gramStart"/>
      <w:r>
        <w:rPr>
          <w:sz w:val="18"/>
          <w:szCs w:val="18"/>
        </w:rPr>
        <w:t>making a decision</w:t>
      </w:r>
      <w:proofErr w:type="gramEnd"/>
      <w:r>
        <w:rPr>
          <w:sz w:val="18"/>
          <w:szCs w:val="18"/>
        </w:rPr>
        <w:t xml:space="preserve"> the text does not.</w:t>
      </w:r>
    </w:p>
  </w:footnote>
  <w:footnote w:id="70">
    <w:p w14:paraId="5E1EFAD2" w14:textId="77777777" w:rsidR="00144822" w:rsidRDefault="007C7B86">
      <w:pPr>
        <w:spacing w:line="240" w:lineRule="auto"/>
      </w:pPr>
      <w:r>
        <w:rPr>
          <w:rStyle w:val="FootnoteReference"/>
        </w:rPr>
        <w:footnoteRef/>
      </w:r>
      <w:r>
        <w:rPr>
          <w:sz w:val="18"/>
          <w:szCs w:val="18"/>
        </w:rPr>
        <w:t>Exodus 23:21.</w:t>
      </w:r>
    </w:p>
  </w:footnote>
  <w:footnote w:id="71">
    <w:p w14:paraId="65892AF2" w14:textId="77777777" w:rsidR="00144822" w:rsidRDefault="007C7B86">
      <w:pPr>
        <w:spacing w:line="240" w:lineRule="auto"/>
      </w:pPr>
      <w:r>
        <w:rPr>
          <w:rStyle w:val="FootnoteReference"/>
        </w:rPr>
        <w:footnoteRef/>
      </w:r>
      <w:r>
        <w:rPr>
          <w:sz w:val="18"/>
          <w:szCs w:val="18"/>
        </w:rPr>
        <w:t xml:space="preserve">The throne is better read as an office than as a person, which the sources permit, since they have never agreed about who Metatron is. </w:t>
      </w:r>
      <w:r>
        <w:rPr>
          <w:i/>
          <w:iCs/>
          <w:sz w:val="18"/>
          <w:szCs w:val="18"/>
        </w:rPr>
        <w:t>3 Enoch</w:t>
      </w:r>
      <w:r>
        <w:rPr>
          <w:sz w:val="18"/>
          <w:szCs w:val="18"/>
        </w:rPr>
        <w:t xml:space="preserve"> has Enoch transformed into him; elsewhere he is a distinct angelic prince; the Zohar separates them further; and later kabbalistic material treats the position as a station rather than a fixed identity. The Word fills that office, and the Incarnation does not vacate it, for the same reason the coming is not </w:t>
      </w:r>
      <w:proofErr w:type="gramStart"/>
      <w:r>
        <w:rPr>
          <w:sz w:val="18"/>
          <w:szCs w:val="18"/>
        </w:rPr>
        <w:t>travel:</w:t>
      </w:r>
      <w:proofErr w:type="gramEnd"/>
      <w:r>
        <w:rPr>
          <w:sz w:val="18"/>
          <w:szCs w:val="18"/>
        </w:rPr>
        <w:t xml:space="preserve"> there is nowhere to go. The Word is at Nazareth the way light is on a thing it falls on, and not by having left somewhere. Which matters for the last phrase of this clause — </w:t>
      </w:r>
      <w:r>
        <w:rPr>
          <w:i/>
          <w:iCs/>
          <w:sz w:val="18"/>
          <w:szCs w:val="18"/>
        </w:rPr>
        <w:t>his kingdom will have no end</w:t>
      </w:r>
      <w:r>
        <w:rPr>
          <w:sz w:val="18"/>
          <w:szCs w:val="18"/>
        </w:rPr>
        <w:t xml:space="preserve"> was added against precisely the shape a vacated-and-resumed office would have.</w:t>
      </w:r>
    </w:p>
  </w:footnote>
  <w:footnote w:id="72">
    <w:p w14:paraId="5A416BE4" w14:textId="77777777" w:rsidR="00144822" w:rsidRDefault="007C7B86">
      <w:pPr>
        <w:spacing w:line="240" w:lineRule="auto"/>
      </w:pPr>
      <w:r>
        <w:rPr>
          <w:rStyle w:val="FootnoteReference"/>
        </w:rPr>
        <w:footnoteRef/>
      </w:r>
      <w:proofErr w:type="spellStart"/>
      <w:r>
        <w:rPr>
          <w:sz w:val="18"/>
          <w:szCs w:val="18"/>
        </w:rPr>
        <w:t>Angelomorphic</w:t>
      </w:r>
      <w:proofErr w:type="spellEnd"/>
      <w:r>
        <w:rPr>
          <w:sz w:val="18"/>
          <w:szCs w:val="18"/>
        </w:rPr>
        <w:t xml:space="preserve"> Christology — an exalted man given the Name — is Arianism in Hebrew, and this is the one place in this document where that door genuinely opens. It should be closed rather than avoided. Alan Segal's </w:t>
      </w:r>
      <w:r>
        <w:rPr>
          <w:i/>
          <w:iCs/>
          <w:sz w:val="18"/>
          <w:szCs w:val="18"/>
        </w:rPr>
        <w:t>Two Powers in Heaven</w:t>
      </w:r>
      <w:r>
        <w:rPr>
          <w:sz w:val="18"/>
          <w:szCs w:val="18"/>
        </w:rPr>
        <w:t xml:space="preserve"> (1977) and Daniel Boyarin's work argue that </w:t>
      </w:r>
      <w:proofErr w:type="spellStart"/>
      <w:r>
        <w:rPr>
          <w:sz w:val="18"/>
          <w:szCs w:val="18"/>
        </w:rPr>
        <w:t>binitarian</w:t>
      </w:r>
      <w:proofErr w:type="spellEnd"/>
      <w:r>
        <w:rPr>
          <w:sz w:val="18"/>
          <w:szCs w:val="18"/>
        </w:rPr>
        <w:t xml:space="preserve"> readings were a live Jewish option later ruled out, partly because Christians took it. Which means the complication is Jewish before it is Christian: what sits at the right hand is the figure their tradition specifically anathematized recognizing, and Acher paid for seeing it. That is not this document's problem to resolve.</w:t>
      </w:r>
    </w:p>
  </w:footnote>
  <w:footnote w:id="73">
    <w:p w14:paraId="1AD4EBD6" w14:textId="77777777" w:rsidR="00144822" w:rsidRDefault="007C7B86">
      <w:pPr>
        <w:spacing w:line="240" w:lineRule="auto"/>
      </w:pPr>
      <w:r>
        <w:rPr>
          <w:rStyle w:val="FootnoteReference"/>
        </w:rPr>
        <w:footnoteRef/>
      </w:r>
      <w:r>
        <w:rPr>
          <w:sz w:val="18"/>
          <w:szCs w:val="18"/>
        </w:rPr>
        <w:t xml:space="preserve">Marcellus of Ancyra, condemned at Constantinople in 381, though he was Athanasius's ally and not an Arian. The clause constrains any reading of the throne as an office: a version in which it is held, vacated during the Incarnation, and resumed would give the </w:t>
      </w:r>
      <w:proofErr w:type="gramStart"/>
      <w:r>
        <w:rPr>
          <w:sz w:val="18"/>
          <w:szCs w:val="18"/>
        </w:rPr>
        <w:t>Son</w:t>
      </w:r>
      <w:proofErr w:type="gramEnd"/>
      <w:r>
        <w:rPr>
          <w:sz w:val="18"/>
          <w:szCs w:val="18"/>
        </w:rPr>
        <w:t xml:space="preserve"> an interruption and run straight into it.</w:t>
      </w:r>
    </w:p>
  </w:footnote>
  <w:footnote w:id="74">
    <w:p w14:paraId="75683AB2" w14:textId="77777777" w:rsidR="00144822" w:rsidRDefault="007C7B86">
      <w:pPr>
        <w:spacing w:line="240" w:lineRule="auto"/>
      </w:pPr>
      <w:r>
        <w:rPr>
          <w:rStyle w:val="FootnoteReference"/>
        </w:rPr>
        <w:footnoteRef/>
      </w:r>
      <w:r>
        <w:rPr>
          <w:sz w:val="18"/>
          <w:szCs w:val="18"/>
        </w:rPr>
        <w:t>Universal restoration is associated with Origen and with Gregory of Nyssa. Propositions attributed to Origen were anathematized at Constantinople II in 553, though what precisely fell under the anathemas — and whether Gregory falls under them — is disputed; the condemned Origenism included the pre-existence of souls and a final dissolution of bodies, and I hold neither. The position here is asymptotic in any case, which is a different shape: restoration is the direction of the whole rather than a state achi</w:t>
      </w:r>
      <w:r>
        <w:rPr>
          <w:sz w:val="18"/>
          <w:szCs w:val="18"/>
        </w:rPr>
        <w:t xml:space="preserve">eved </w:t>
      </w:r>
      <w:proofErr w:type="gramStart"/>
      <w:r>
        <w:rPr>
          <w:sz w:val="18"/>
          <w:szCs w:val="18"/>
        </w:rPr>
        <w:t>at</w:t>
      </w:r>
      <w:proofErr w:type="gramEnd"/>
      <w:r>
        <w:rPr>
          <w:sz w:val="18"/>
          <w:szCs w:val="18"/>
        </w:rPr>
        <w:t xml:space="preserve"> a date. That is </w:t>
      </w:r>
      <w:proofErr w:type="spellStart"/>
      <w:r>
        <w:rPr>
          <w:i/>
          <w:iCs/>
          <w:sz w:val="18"/>
          <w:szCs w:val="18"/>
        </w:rPr>
        <w:t>epektasis</w:t>
      </w:r>
      <w:proofErr w:type="spellEnd"/>
      <w:r>
        <w:rPr>
          <w:sz w:val="18"/>
          <w:szCs w:val="18"/>
        </w:rPr>
        <w:t xml:space="preserve"> applied to the end, which is Gregory's own logic and not a departure from it.</w:t>
      </w:r>
    </w:p>
  </w:footnote>
  <w:footnote w:id="75">
    <w:p w14:paraId="3AA0A338" w14:textId="77777777" w:rsidR="00144822" w:rsidRDefault="007C7B86">
      <w:pPr>
        <w:spacing w:line="240" w:lineRule="auto"/>
      </w:pPr>
      <w:r>
        <w:rPr>
          <w:rStyle w:val="FootnoteReference"/>
        </w:rPr>
        <w:footnoteRef/>
      </w:r>
      <w:r>
        <w:rPr>
          <w:sz w:val="18"/>
          <w:szCs w:val="18"/>
        </w:rPr>
        <w:t>1 Corinthians 8:6.</w:t>
      </w:r>
    </w:p>
  </w:footnote>
  <w:footnote w:id="76">
    <w:p w14:paraId="3FA26C31" w14:textId="77777777" w:rsidR="00144822" w:rsidRDefault="007C7B86">
      <w:pPr>
        <w:spacing w:line="240" w:lineRule="auto"/>
      </w:pPr>
      <w:r>
        <w:rPr>
          <w:rStyle w:val="FootnoteReference"/>
        </w:rPr>
        <w:footnoteRef/>
      </w:r>
      <w:r>
        <w:rPr>
          <w:i/>
          <w:iCs/>
          <w:sz w:val="18"/>
          <w:szCs w:val="18"/>
        </w:rPr>
        <w:t xml:space="preserve">To </w:t>
      </w:r>
      <w:proofErr w:type="spellStart"/>
      <w:r>
        <w:rPr>
          <w:i/>
          <w:iCs/>
          <w:sz w:val="18"/>
          <w:szCs w:val="18"/>
        </w:rPr>
        <w:t>kyrion</w:t>
      </w:r>
      <w:proofErr w:type="spellEnd"/>
      <w:r>
        <w:rPr>
          <w:sz w:val="18"/>
          <w:szCs w:val="18"/>
        </w:rPr>
        <w:t xml:space="preserve"> — a neuter article agreeing with </w:t>
      </w:r>
      <w:r>
        <w:rPr>
          <w:i/>
          <w:iCs/>
          <w:sz w:val="18"/>
          <w:szCs w:val="18"/>
        </w:rPr>
        <w:t>pneuma</w:t>
      </w:r>
      <w:r>
        <w:rPr>
          <w:sz w:val="18"/>
          <w:szCs w:val="18"/>
        </w:rPr>
        <w:t xml:space="preserve">, so the phrase reads closer to "the Lordly one" than to a repetition of the Son's title. The expansion of 381 does not add </w:t>
      </w:r>
      <w:proofErr w:type="spellStart"/>
      <w:r>
        <w:rPr>
          <w:i/>
          <w:iCs/>
          <w:sz w:val="18"/>
          <w:szCs w:val="18"/>
        </w:rPr>
        <w:t>theos</w:t>
      </w:r>
      <w:proofErr w:type="spellEnd"/>
      <w:r>
        <w:rPr>
          <w:sz w:val="18"/>
          <w:szCs w:val="18"/>
        </w:rPr>
        <w:t xml:space="preserve"> anywhere. It stacks functional predicates instead: giver of life, proceeds, spoke through the prophets, co-worshipped. Basil's </w:t>
      </w:r>
      <w:r>
        <w:rPr>
          <w:i/>
          <w:iCs/>
          <w:sz w:val="18"/>
          <w:szCs w:val="18"/>
        </w:rPr>
        <w:t>On the Holy Spirit</w:t>
      </w:r>
      <w:r>
        <w:rPr>
          <w:sz w:val="18"/>
          <w:szCs w:val="18"/>
        </w:rPr>
        <w:t xml:space="preserve"> is that argument at length, and it is cautious on purpose, because the word was contested and the </w:t>
      </w:r>
      <w:proofErr w:type="spellStart"/>
      <w:r>
        <w:rPr>
          <w:sz w:val="18"/>
          <w:szCs w:val="18"/>
        </w:rPr>
        <w:t>Pneumatomachians</w:t>
      </w:r>
      <w:proofErr w:type="spellEnd"/>
      <w:r>
        <w:rPr>
          <w:sz w:val="18"/>
          <w:szCs w:val="18"/>
        </w:rPr>
        <w:t xml:space="preserve"> were pressing.</w:t>
      </w:r>
    </w:p>
  </w:footnote>
  <w:footnote w:id="77">
    <w:p w14:paraId="551D6D44" w14:textId="77777777" w:rsidR="00144822" w:rsidRDefault="007C7B86">
      <w:pPr>
        <w:spacing w:line="240" w:lineRule="auto"/>
      </w:pPr>
      <w:r>
        <w:rPr>
          <w:rStyle w:val="FootnoteReference"/>
        </w:rPr>
        <w:footnoteRef/>
      </w:r>
      <w:r>
        <w:rPr>
          <w:sz w:val="18"/>
          <w:szCs w:val="18"/>
        </w:rPr>
        <w:t>Acts 2:3. The flame divides and rests on each of them separately, which is worth noticing: the presence arrives as many without being divided into portions.</w:t>
      </w:r>
    </w:p>
  </w:footnote>
  <w:footnote w:id="78">
    <w:p w14:paraId="64F59EE5" w14:textId="77777777" w:rsidR="00144822" w:rsidRDefault="007C7B86">
      <w:pPr>
        <w:spacing w:line="240" w:lineRule="auto"/>
      </w:pPr>
      <w:r>
        <w:rPr>
          <w:rStyle w:val="FootnoteReference"/>
        </w:rPr>
        <w:footnoteRef/>
      </w:r>
      <w:r>
        <w:rPr>
          <w:sz w:val="18"/>
          <w:szCs w:val="18"/>
        </w:rPr>
        <w:t xml:space="preserve">The </w:t>
      </w:r>
      <w:r>
        <w:rPr>
          <w:i/>
          <w:iCs/>
          <w:sz w:val="18"/>
          <w:szCs w:val="18"/>
        </w:rPr>
        <w:t>Shekhinah</w:t>
      </w:r>
      <w:r>
        <w:rPr>
          <w:sz w:val="18"/>
          <w:szCs w:val="18"/>
        </w:rPr>
        <w:t xml:space="preserve"> of Jewish usage, the indwelling presence that accompanies Israel into exile. The </w:t>
      </w:r>
      <w:proofErr w:type="spellStart"/>
      <w:r>
        <w:rPr>
          <w:sz w:val="18"/>
          <w:szCs w:val="18"/>
        </w:rPr>
        <w:t>Pneumatomachians</w:t>
      </w:r>
      <w:proofErr w:type="spellEnd"/>
      <w:r>
        <w:rPr>
          <w:sz w:val="18"/>
          <w:szCs w:val="18"/>
        </w:rPr>
        <w:t xml:space="preserve"> held the Spirit to be a creature, or in some way less, and the additions of 381 exist to block them. An account that assigns the Spirit conditions the Son does not bear looks as though it must land there, and it does not, because these are conditions freely borne rather than defects sustained. Bearing what the </w:t>
      </w:r>
      <w:proofErr w:type="gramStart"/>
      <w:r>
        <w:rPr>
          <w:sz w:val="18"/>
          <w:szCs w:val="18"/>
        </w:rPr>
        <w:t>Son</w:t>
      </w:r>
      <w:proofErr w:type="gramEnd"/>
      <w:r>
        <w:rPr>
          <w:sz w:val="18"/>
          <w:szCs w:val="18"/>
        </w:rPr>
        <w:t xml:space="preserve"> does not is no more a demotion than the </w:t>
      </w:r>
      <w:proofErr w:type="gramStart"/>
      <w:r>
        <w:rPr>
          <w:sz w:val="18"/>
          <w:szCs w:val="18"/>
        </w:rPr>
        <w:t>Son's</w:t>
      </w:r>
      <w:proofErr w:type="gramEnd"/>
      <w:r>
        <w:rPr>
          <w:sz w:val="18"/>
          <w:szCs w:val="18"/>
        </w:rPr>
        <w:t xml:space="preserve"> bearing what the </w:t>
      </w:r>
      <w:proofErr w:type="gramStart"/>
      <w:r>
        <w:rPr>
          <w:sz w:val="18"/>
          <w:szCs w:val="18"/>
        </w:rPr>
        <w:t>Father</w:t>
      </w:r>
      <w:proofErr w:type="gramEnd"/>
      <w:r>
        <w:rPr>
          <w:sz w:val="18"/>
          <w:szCs w:val="18"/>
        </w:rPr>
        <w:t xml:space="preserve"> does not — an asymmetry pro</w:t>
      </w:r>
      <w:r>
        <w:rPr>
          <w:sz w:val="18"/>
          <w:szCs w:val="18"/>
        </w:rPr>
        <w:t>per to each Person's economy rather than a rank between them.</w:t>
      </w:r>
    </w:p>
  </w:footnote>
  <w:footnote w:id="79">
    <w:p w14:paraId="3DDDA530" w14:textId="77777777" w:rsidR="00144822" w:rsidRDefault="007C7B86">
      <w:pPr>
        <w:spacing w:line="240" w:lineRule="auto"/>
      </w:pPr>
      <w:r>
        <w:rPr>
          <w:rStyle w:val="FootnoteReference"/>
        </w:rPr>
        <w:footnoteRef/>
      </w:r>
      <w:r>
        <w:rPr>
          <w:sz w:val="18"/>
          <w:szCs w:val="18"/>
        </w:rPr>
        <w:t xml:space="preserve">Psalm 33:6. The participle in the Creed is </w:t>
      </w:r>
      <w:proofErr w:type="spellStart"/>
      <w:r>
        <w:rPr>
          <w:i/>
          <w:iCs/>
          <w:sz w:val="18"/>
          <w:szCs w:val="18"/>
        </w:rPr>
        <w:t>zōopoion</w:t>
      </w:r>
      <w:proofErr w:type="spellEnd"/>
      <w:r>
        <w:rPr>
          <w:sz w:val="18"/>
          <w:szCs w:val="18"/>
        </w:rPr>
        <w:t>, life-making, and it carries Genesis 2 — breath in nostrils — and Ezekiel 37, breath in dry bones.</w:t>
      </w:r>
    </w:p>
  </w:footnote>
  <w:footnote w:id="80">
    <w:p w14:paraId="7B16EEC9" w14:textId="77777777" w:rsidR="00144822" w:rsidRDefault="007C7B86">
      <w:pPr>
        <w:spacing w:line="240" w:lineRule="auto"/>
      </w:pPr>
      <w:r>
        <w:rPr>
          <w:rStyle w:val="FootnoteReference"/>
        </w:rPr>
        <w:footnoteRef/>
      </w:r>
      <w:r>
        <w:rPr>
          <w:sz w:val="18"/>
          <w:szCs w:val="18"/>
        </w:rPr>
        <w:t xml:space="preserve">Added in the West, absent from the Greek text, and a principal cause of the schism of 1054. The Prayer Book's Rite II text retains it, so an Episcopalian has to say something rather than inherit the Eastern position by default. Note that the argument here makes the procession simultaneous with the generation rather than consequent on it, which is close to the Latin qualification </w:t>
      </w:r>
      <w:proofErr w:type="spellStart"/>
      <w:r>
        <w:rPr>
          <w:i/>
          <w:iCs/>
          <w:sz w:val="18"/>
          <w:szCs w:val="18"/>
        </w:rPr>
        <w:t>principaliter</w:t>
      </w:r>
      <w:proofErr w:type="spellEnd"/>
      <w:r>
        <w:rPr>
          <w:sz w:val="18"/>
          <w:szCs w:val="18"/>
        </w:rPr>
        <w:t xml:space="preserve">: from the </w:t>
      </w:r>
      <w:proofErr w:type="gramStart"/>
      <w:r>
        <w:rPr>
          <w:sz w:val="18"/>
          <w:szCs w:val="18"/>
        </w:rPr>
        <w:t>Father</w:t>
      </w:r>
      <w:proofErr w:type="gramEnd"/>
      <w:r>
        <w:rPr>
          <w:sz w:val="18"/>
          <w:szCs w:val="18"/>
        </w:rPr>
        <w:t xml:space="preserve"> principally, through the </w:t>
      </w:r>
      <w:proofErr w:type="gramStart"/>
      <w:r>
        <w:rPr>
          <w:sz w:val="18"/>
          <w:szCs w:val="18"/>
        </w:rPr>
        <w:t>Son</w:t>
      </w:r>
      <w:proofErr w:type="gramEnd"/>
      <w:r>
        <w:rPr>
          <w:sz w:val="18"/>
          <w:szCs w:val="18"/>
        </w:rPr>
        <w:t>.</w:t>
      </w:r>
    </w:p>
  </w:footnote>
  <w:footnote w:id="81">
    <w:p w14:paraId="39D398BF" w14:textId="77777777" w:rsidR="00144822" w:rsidRDefault="007C7B86">
      <w:pPr>
        <w:spacing w:line="240" w:lineRule="auto"/>
      </w:pPr>
      <w:r>
        <w:rPr>
          <w:rStyle w:val="FootnoteReference"/>
        </w:rPr>
        <w:footnoteRef/>
      </w:r>
      <w:r>
        <w:rPr>
          <w:sz w:val="18"/>
          <w:szCs w:val="18"/>
        </w:rPr>
        <w:t xml:space="preserve">The first clause set this out. A producer makes something that stands apart from him; a fashioner shapes, and shaping does not obviously end; and begetting yields the same nature. The tradition wants a wall between the first and the other two, and </w:t>
      </w:r>
      <w:r>
        <w:rPr>
          <w:i/>
          <w:iCs/>
          <w:sz w:val="18"/>
          <w:szCs w:val="18"/>
        </w:rPr>
        <w:t>begotten, not made</w:t>
      </w:r>
      <w:r>
        <w:rPr>
          <w:sz w:val="18"/>
          <w:szCs w:val="18"/>
        </w:rPr>
        <w:t xml:space="preserve"> exists to build it — but if the world's verb is fashioning rather than producing, the wall is lower than the doctrine wants, and fashioning is nearer to proceeding than producing is.</w:t>
      </w:r>
    </w:p>
  </w:footnote>
  <w:footnote w:id="82">
    <w:p w14:paraId="05979774" w14:textId="77777777" w:rsidR="00144822" w:rsidRDefault="007C7B86">
      <w:pPr>
        <w:spacing w:line="240" w:lineRule="auto"/>
      </w:pPr>
      <w:r>
        <w:rPr>
          <w:rStyle w:val="FootnoteReference"/>
        </w:rPr>
        <w:footnoteRef/>
      </w:r>
      <w:proofErr w:type="spellStart"/>
      <w:r>
        <w:rPr>
          <w:i/>
          <w:iCs/>
          <w:sz w:val="18"/>
          <w:szCs w:val="18"/>
        </w:rPr>
        <w:t>Synproskynoumenon</w:t>
      </w:r>
      <w:proofErr w:type="spellEnd"/>
      <w:r>
        <w:rPr>
          <w:sz w:val="18"/>
          <w:szCs w:val="18"/>
        </w:rPr>
        <w:t xml:space="preserve">: co-worshipped, </w:t>
      </w:r>
      <w:r>
        <w:rPr>
          <w:i/>
          <w:iCs/>
          <w:sz w:val="18"/>
          <w:szCs w:val="18"/>
        </w:rPr>
        <w:t>syn-</w:t>
      </w:r>
      <w:r>
        <w:rPr>
          <w:sz w:val="18"/>
          <w:szCs w:val="18"/>
        </w:rPr>
        <w:t xml:space="preserve"> prefixed to the passive participle. The most contested of the additions of 381. A modal reading of the English </w:t>
      </w:r>
      <w:r>
        <w:rPr>
          <w:i/>
          <w:iCs/>
          <w:sz w:val="18"/>
          <w:szCs w:val="18"/>
        </w:rPr>
        <w:t>with</w:t>
      </w:r>
      <w:r>
        <w:rPr>
          <w:sz w:val="18"/>
          <w:szCs w:val="18"/>
        </w:rPr>
        <w:t xml:space="preserve"> — worship of the Spirit by means of the other two — is available in the Prayer Book text and is not available in the Greek.</w:t>
      </w:r>
    </w:p>
  </w:footnote>
  <w:footnote w:id="83">
    <w:p w14:paraId="2399FC3B" w14:textId="77777777" w:rsidR="00144822" w:rsidRDefault="007C7B86">
      <w:pPr>
        <w:spacing w:line="240" w:lineRule="auto"/>
      </w:pPr>
      <w:r>
        <w:rPr>
          <w:rStyle w:val="FootnoteReference"/>
        </w:rPr>
        <w:footnoteRef/>
      </w:r>
      <w:r>
        <w:rPr>
          <w:sz w:val="18"/>
          <w:szCs w:val="18"/>
        </w:rPr>
        <w:t xml:space="preserve">Basil, </w:t>
      </w:r>
      <w:r>
        <w:rPr>
          <w:i/>
          <w:iCs/>
          <w:sz w:val="18"/>
          <w:szCs w:val="18"/>
        </w:rPr>
        <w:t>On the Holy Spirit</w:t>
      </w:r>
      <w:r>
        <w:rPr>
          <w:sz w:val="18"/>
          <w:szCs w:val="18"/>
        </w:rPr>
        <w:t>. The doxological grammar of the Greek tradition.</w:t>
      </w:r>
    </w:p>
  </w:footnote>
  <w:footnote w:id="84">
    <w:p w14:paraId="656E3B06" w14:textId="77777777" w:rsidR="00144822" w:rsidRDefault="007C7B86">
      <w:pPr>
        <w:spacing w:line="240" w:lineRule="auto"/>
      </w:pPr>
      <w:r>
        <w:rPr>
          <w:rStyle w:val="FootnoteReference"/>
        </w:rPr>
        <w:footnoteRef/>
      </w:r>
      <w:r>
        <w:rPr>
          <w:sz w:val="18"/>
          <w:szCs w:val="18"/>
        </w:rPr>
        <w:t>Acts 2:3 again, where the flame divides and rests on each of them separately — many without portions.</w:t>
      </w:r>
    </w:p>
  </w:footnote>
  <w:footnote w:id="85">
    <w:p w14:paraId="50DB3BFB" w14:textId="77777777" w:rsidR="00144822" w:rsidRDefault="007C7B86">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the condition in which prophecy occurs; the rabbis say it departed from Israel with the last prophets, which can only be said of something that rests.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86">
    <w:p w14:paraId="0598EE1E" w14:textId="77777777" w:rsidR="00144822" w:rsidRDefault="007C7B86">
      <w:pPr>
        <w:spacing w:line="240" w:lineRule="auto"/>
      </w:pPr>
      <w:r>
        <w:rPr>
          <w:rStyle w:val="FootnoteReference"/>
        </w:rPr>
        <w:footnoteRef/>
      </w:r>
      <w:r>
        <w:rPr>
          <w:sz w:val="18"/>
          <w:szCs w:val="18"/>
        </w:rPr>
        <w:t>Numbers 22–24; 1 Samuel 10:11; Exodus 7:5 and following, where the stated purpose of the signs is repeatedly that the Egyptians shall know. Pharaoh's refusals are as borrowed as any oracle, which is either the hardest case against everything I claim where the Creed speaks of judgment or the clearest instance of it. I return to it at the end.</w:t>
      </w:r>
    </w:p>
  </w:footnote>
  <w:footnote w:id="87">
    <w:p w14:paraId="56F3B7E2" w14:textId="77777777" w:rsidR="00144822" w:rsidRDefault="007C7B86">
      <w:pPr>
        <w:spacing w:line="240" w:lineRule="auto"/>
      </w:pPr>
      <w:r>
        <w:rPr>
          <w:rStyle w:val="FootnoteReference"/>
        </w:rPr>
        <w:footnoteRef/>
      </w:r>
      <w:r>
        <w:rPr>
          <w:sz w:val="18"/>
          <w:szCs w:val="18"/>
        </w:rPr>
        <w:t xml:space="preserve">The Talmud tells it briefly: four entered </w:t>
      </w:r>
      <w:proofErr w:type="spellStart"/>
      <w:r>
        <w:rPr>
          <w:i/>
          <w:iCs/>
          <w:sz w:val="18"/>
          <w:szCs w:val="18"/>
        </w:rPr>
        <w:t>pardes</w:t>
      </w:r>
      <w:proofErr w:type="spellEnd"/>
      <w:r>
        <w:rPr>
          <w:sz w:val="18"/>
          <w:szCs w:val="18"/>
        </w:rPr>
        <w:t>, the orchard. Ben Azzai looked and died. Ben Zoma looked and was stricken. Akiva entered in peace and departed in peace. And Elisha ben Abuya cut the shoots — the phrase the text uses, and nobody is certain what it means. What he saw was the Talmudic Metatron, seated, and he concluded that there are two powers in heaven. Metatron was given sixty lashes of fire to establish that he too must stand. Everyone stands. The mouth of Balaam's donkey is one of the ten things the Mishnah says were created at twiligh</w:t>
      </w:r>
      <w:r>
        <w:rPr>
          <w:sz w:val="18"/>
          <w:szCs w:val="18"/>
        </w:rPr>
        <w:t>t on the eve of the first Sabbath — with the mouth of the earth that swallowed Korah, the rainbow, the manna, the rod, the tablets, and the writing on them. Also on the list, the first set of tongs. The category is instruments a story requires that the story cannot supply, which is a fair description of a talking animal sent to correct a professional seer.</w:t>
      </w:r>
    </w:p>
  </w:footnote>
  <w:footnote w:id="88">
    <w:p w14:paraId="5EE241C6" w14:textId="77777777" w:rsidR="00144822" w:rsidRDefault="007C7B86">
      <w:pPr>
        <w:spacing w:line="240" w:lineRule="auto"/>
      </w:pPr>
      <w:r>
        <w:rPr>
          <w:rStyle w:val="FootnoteReference"/>
        </w:rPr>
        <w:footnoteRef/>
      </w:r>
      <w:r>
        <w:rPr>
          <w:i/>
          <w:iCs/>
          <w:sz w:val="18"/>
          <w:szCs w:val="18"/>
        </w:rPr>
        <w:t xml:space="preserve">Kath' </w:t>
      </w:r>
      <w:proofErr w:type="spellStart"/>
      <w:r>
        <w:rPr>
          <w:i/>
          <w:iCs/>
          <w:sz w:val="18"/>
          <w:szCs w:val="18"/>
        </w:rPr>
        <w:t>holou</w:t>
      </w:r>
      <w:proofErr w:type="spellEnd"/>
      <w:r>
        <w:rPr>
          <w:sz w:val="18"/>
          <w:szCs w:val="18"/>
        </w:rPr>
        <w:t xml:space="preserve">, according to the whole. Vincent of </w:t>
      </w:r>
      <w:proofErr w:type="spellStart"/>
      <w:r>
        <w:rPr>
          <w:sz w:val="18"/>
          <w:szCs w:val="18"/>
        </w:rPr>
        <w:t>Lérins</w:t>
      </w:r>
      <w:proofErr w:type="spellEnd"/>
      <w:r>
        <w:rPr>
          <w:sz w:val="18"/>
          <w:szCs w:val="18"/>
        </w:rPr>
        <w:t xml:space="preserve"> (d. c. 445) glossed catholic as what has been believed always, everywhere, and by all — a criterion of constraint, formulated to rule things out, and not a license for holding several answers at once.</w:t>
      </w:r>
    </w:p>
  </w:footnote>
  <w:footnote w:id="89">
    <w:p w14:paraId="29023F9E" w14:textId="77777777" w:rsidR="00144822" w:rsidRDefault="007C7B86">
      <w:pPr>
        <w:spacing w:line="240" w:lineRule="auto"/>
      </w:pPr>
      <w:r>
        <w:rPr>
          <w:rStyle w:val="FootnoteReference"/>
        </w:rPr>
        <w:footnoteRef/>
      </w:r>
      <w:r>
        <w:rPr>
          <w:sz w:val="18"/>
          <w:szCs w:val="18"/>
        </w:rPr>
        <w:t xml:space="preserve">From </w:t>
      </w:r>
      <w:proofErr w:type="spellStart"/>
      <w:r>
        <w:rPr>
          <w:i/>
          <w:iCs/>
          <w:sz w:val="18"/>
          <w:szCs w:val="18"/>
        </w:rPr>
        <w:t>apostellō</w:t>
      </w:r>
      <w:proofErr w:type="spellEnd"/>
      <w:r>
        <w:rPr>
          <w:sz w:val="18"/>
          <w:szCs w:val="18"/>
        </w:rPr>
        <w:t xml:space="preserve">, to send. The Latin tradition calls the Son's generation and the Spirit's procession the divine </w:t>
      </w:r>
      <w:r>
        <w:rPr>
          <w:i/>
          <w:iCs/>
          <w:sz w:val="18"/>
          <w:szCs w:val="18"/>
        </w:rPr>
        <w:t>missions</w:t>
      </w:r>
      <w:r>
        <w:rPr>
          <w:sz w:val="18"/>
          <w:szCs w:val="18"/>
        </w:rPr>
        <w:t xml:space="preserve">, so </w:t>
      </w:r>
      <w:r>
        <w:rPr>
          <w:i/>
          <w:iCs/>
          <w:sz w:val="18"/>
          <w:szCs w:val="18"/>
        </w:rPr>
        <w:t>sent</w:t>
      </w:r>
      <w:r>
        <w:rPr>
          <w:sz w:val="18"/>
          <w:szCs w:val="18"/>
        </w:rPr>
        <w:t xml:space="preserve"> already means </w:t>
      </w:r>
      <w:r>
        <w:rPr>
          <w:i/>
          <w:iCs/>
          <w:sz w:val="18"/>
          <w:szCs w:val="18"/>
        </w:rPr>
        <w:t>proceeds from</w:t>
      </w:r>
      <w:r>
        <w:rPr>
          <w:sz w:val="18"/>
          <w:szCs w:val="18"/>
        </w:rPr>
        <w:t xml:space="preserve"> before it means </w:t>
      </w:r>
      <w:r>
        <w:rPr>
          <w:i/>
          <w:iCs/>
          <w:sz w:val="18"/>
          <w:szCs w:val="18"/>
        </w:rPr>
        <w:t>dispatched with an errand</w:t>
      </w:r>
      <w:r>
        <w:rPr>
          <w:sz w:val="18"/>
          <w:szCs w:val="18"/>
        </w:rPr>
        <w:t xml:space="preserve">. Maximus supplies the rest: each thing's </w:t>
      </w:r>
      <w:r>
        <w:rPr>
          <w:i/>
          <w:iCs/>
          <w:sz w:val="18"/>
          <w:szCs w:val="18"/>
        </w:rPr>
        <w:t>logos</w:t>
      </w:r>
      <w:r>
        <w:rPr>
          <w:sz w:val="18"/>
          <w:szCs w:val="18"/>
        </w:rPr>
        <w:t xml:space="preserve"> is at once its principle in God and its vocation, which is the same </w:t>
      </w:r>
      <w:r>
        <w:rPr>
          <w:i/>
          <w:iCs/>
          <w:sz w:val="18"/>
          <w:szCs w:val="18"/>
        </w:rPr>
        <w:t>logoi</w:t>
      </w:r>
      <w:r>
        <w:rPr>
          <w:sz w:val="18"/>
          <w:szCs w:val="18"/>
        </w:rPr>
        <w:t xml:space="preserve"> held in the Logos I used where the Creed says </w:t>
      </w:r>
      <w:r>
        <w:rPr>
          <w:i/>
          <w:iCs/>
          <w:sz w:val="18"/>
          <w:szCs w:val="18"/>
        </w:rPr>
        <w:t>through him all things were made</w:t>
      </w:r>
      <w:r>
        <w:rPr>
          <w:sz w:val="18"/>
          <w:szCs w:val="18"/>
        </w:rPr>
        <w:t>.</w:t>
      </w:r>
    </w:p>
  </w:footnote>
  <w:footnote w:id="90">
    <w:p w14:paraId="564F5F72" w14:textId="77777777" w:rsidR="00144822" w:rsidRDefault="007C7B86">
      <w:pPr>
        <w:spacing w:line="240" w:lineRule="auto"/>
      </w:pPr>
      <w:r>
        <w:rPr>
          <w:rStyle w:val="FootnoteReference"/>
        </w:rPr>
        <w:footnoteRef/>
      </w:r>
      <w:r>
        <w:rPr>
          <w:sz w:val="18"/>
          <w:szCs w:val="18"/>
        </w:rPr>
        <w:t xml:space="preserve">Paul stakes his apostleship on having seen the risen Lord and been sent by </w:t>
      </w:r>
      <w:proofErr w:type="gramStart"/>
      <w:r>
        <w:rPr>
          <w:sz w:val="18"/>
          <w:szCs w:val="18"/>
        </w:rPr>
        <w:t>him, and</w:t>
      </w:r>
      <w:proofErr w:type="gramEnd"/>
      <w:r>
        <w:rPr>
          <w:sz w:val="18"/>
          <w:szCs w:val="18"/>
        </w:rPr>
        <w:t xml:space="preserve"> puts himself last in the list at 1 Corinthians 15 — last of all, as to one untimely born. The tradition took that </w:t>
      </w:r>
      <w:r>
        <w:rPr>
          <w:i/>
          <w:iCs/>
          <w:sz w:val="18"/>
          <w:szCs w:val="18"/>
        </w:rPr>
        <w:t>last</w:t>
      </w:r>
      <w:r>
        <w:rPr>
          <w:sz w:val="18"/>
          <w:szCs w:val="18"/>
        </w:rPr>
        <w:t xml:space="preserve">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and reintroduces exactly the elitism denied where the Creed says salvation was </w:t>
      </w:r>
      <w:r>
        <w:rPr>
          <w:i/>
          <w:iCs/>
          <w:sz w:val="18"/>
          <w:szCs w:val="18"/>
        </w:rPr>
        <w:t>shown</w:t>
      </w:r>
      <w:r>
        <w:rPr>
          <w:sz w:val="18"/>
          <w:szCs w:val="18"/>
        </w:rPr>
        <w:t>.</w:t>
      </w:r>
    </w:p>
  </w:footnote>
  <w:footnote w:id="91">
    <w:p w14:paraId="3E0D8A75" w14:textId="77777777" w:rsidR="00144822" w:rsidRDefault="007C7B86">
      <w:pPr>
        <w:spacing w:line="240" w:lineRule="auto"/>
      </w:pPr>
      <w:r>
        <w:rPr>
          <w:rStyle w:val="FootnoteReference"/>
        </w:rPr>
        <w:footnoteRef/>
      </w:r>
      <w:r>
        <w:rPr>
          <w:sz w:val="18"/>
          <w:szCs w:val="18"/>
        </w:rPr>
        <w:t xml:space="preserve">Two perspectival moves appear in this document and only one is used here. The first collapses a distinction: from below the throne at the judgment looks vacated and resumed, from the Word's side there is no interval, and only one of those views is the truth. The second holds both views as true and irreducible, and it is the one I want. Using the first kind here would make the twelve an appearance — the particular as a seeming, which is </w:t>
      </w:r>
      <w:proofErr w:type="spellStart"/>
      <w:r>
        <w:rPr>
          <w:sz w:val="18"/>
          <w:szCs w:val="18"/>
        </w:rPr>
        <w:t>docetism</w:t>
      </w:r>
      <w:proofErr w:type="spellEnd"/>
      <w:r>
        <w:rPr>
          <w:sz w:val="18"/>
          <w:szCs w:val="18"/>
        </w:rPr>
        <w:t xml:space="preserve"> transposed from Christ to the Church.</w:t>
      </w:r>
    </w:p>
  </w:footnote>
  <w:footnote w:id="92">
    <w:p w14:paraId="28856F84" w14:textId="77777777" w:rsidR="00144822" w:rsidRDefault="007C7B86">
      <w:pPr>
        <w:spacing w:line="240" w:lineRule="auto"/>
      </w:pPr>
      <w:r>
        <w:rPr>
          <w:rStyle w:val="FootnoteReference"/>
        </w:rPr>
        <w:footnoteRef/>
      </w:r>
      <w:r>
        <w:rPr>
          <w:sz w:val="18"/>
          <w:szCs w:val="18"/>
        </w:rPr>
        <w:t>1 Corinthians 15:5–8.</w:t>
      </w:r>
    </w:p>
  </w:footnote>
  <w:footnote w:id="93">
    <w:p w14:paraId="2213D998" w14:textId="77777777" w:rsidR="00144822" w:rsidRDefault="007C7B86">
      <w:pPr>
        <w:spacing w:line="240" w:lineRule="auto"/>
      </w:pPr>
      <w:r>
        <w:rPr>
          <w:rStyle w:val="FootnoteReference"/>
        </w:rPr>
        <w:footnoteRef/>
      </w:r>
      <w:proofErr w:type="spellStart"/>
      <w:r>
        <w:rPr>
          <w:i/>
          <w:iCs/>
          <w:sz w:val="18"/>
          <w:szCs w:val="18"/>
        </w:rPr>
        <w:t>Homologoumen</w:t>
      </w:r>
      <w:proofErr w:type="spellEnd"/>
      <w:r>
        <w:rPr>
          <w:i/>
          <w:iCs/>
          <w:sz w:val="18"/>
          <w:szCs w:val="18"/>
        </w:rPr>
        <w:t xml:space="preserve"> hen </w:t>
      </w:r>
      <w:proofErr w:type="spellStart"/>
      <w:r>
        <w:rPr>
          <w:i/>
          <w:iCs/>
          <w:sz w:val="18"/>
          <w:szCs w:val="18"/>
        </w:rPr>
        <w:t>baptisma</w:t>
      </w:r>
      <w:proofErr w:type="spellEnd"/>
      <w:r>
        <w:rPr>
          <w:i/>
          <w:iCs/>
          <w:sz w:val="18"/>
          <w:szCs w:val="18"/>
        </w:rPr>
        <w:t>.</w:t>
      </w:r>
      <w:r>
        <w:rPr>
          <w:sz w:val="18"/>
          <w:szCs w:val="18"/>
        </w:rPr>
        <w:t xml:space="preserve"> The Latin renders it </w:t>
      </w:r>
      <w:proofErr w:type="spellStart"/>
      <w:r>
        <w:rPr>
          <w:i/>
          <w:iCs/>
          <w:sz w:val="18"/>
          <w:szCs w:val="18"/>
        </w:rPr>
        <w:t>confiteor</w:t>
      </w:r>
      <w:proofErr w:type="spellEnd"/>
      <w:r>
        <w:rPr>
          <w:sz w:val="18"/>
          <w:szCs w:val="18"/>
        </w:rPr>
        <w:t>, which is why some English versions read "I confess." The Prayer Book's "acknowledge" is a fair translation of the verb that has always been the odd one out.</w:t>
      </w:r>
    </w:p>
  </w:footnote>
  <w:footnote w:id="94">
    <w:p w14:paraId="6E8F705C" w14:textId="77777777" w:rsidR="00144822" w:rsidRDefault="007C7B86">
      <w:pPr>
        <w:spacing w:line="240" w:lineRule="auto"/>
      </w:pPr>
      <w:r>
        <w:rPr>
          <w:rStyle w:val="FootnoteReference"/>
        </w:rPr>
        <w:footnoteRef/>
      </w:r>
      <w:r>
        <w:rPr>
          <w:sz w:val="18"/>
          <w:szCs w:val="18"/>
        </w:rPr>
        <w:t xml:space="preserve">The polemical target of </w:t>
      </w:r>
      <w:r>
        <w:rPr>
          <w:i/>
          <w:iCs/>
          <w:sz w:val="18"/>
          <w:szCs w:val="18"/>
        </w:rPr>
        <w:t>one</w:t>
      </w:r>
      <w:r>
        <w:rPr>
          <w:sz w:val="18"/>
          <w:szCs w:val="18"/>
        </w:rPr>
        <w:t xml:space="preserve"> is rebaptism — the Donatist and </w:t>
      </w:r>
      <w:proofErr w:type="spellStart"/>
      <w:r>
        <w:rPr>
          <w:sz w:val="18"/>
          <w:szCs w:val="18"/>
        </w:rPr>
        <w:t>Novatianist</w:t>
      </w:r>
      <w:proofErr w:type="spellEnd"/>
      <w:r>
        <w:rPr>
          <w:sz w:val="18"/>
          <w:szCs w:val="18"/>
        </w:rPr>
        <w:t xml:space="preserve"> controversies over whether baptism administered by a lapsed or heretical minister must be repeated. Augustine's answer was that the baptism is Christ's regardless of the minister's worth: it is Christ who baptizes. That is what is being acknowledged, and it is a claim about unity rather than about mechanism.</w:t>
      </w:r>
    </w:p>
  </w:footnote>
  <w:footnote w:id="95">
    <w:p w14:paraId="0FD678F4" w14:textId="77777777" w:rsidR="00144822" w:rsidRDefault="007C7B86">
      <w:pPr>
        <w:spacing w:line="240" w:lineRule="auto"/>
      </w:pPr>
      <w:r>
        <w:rPr>
          <w:rStyle w:val="FootnoteReference"/>
        </w:rPr>
        <w:footnoteRef/>
      </w:r>
      <w:r>
        <w:rPr>
          <w:sz w:val="18"/>
          <w:szCs w:val="18"/>
        </w:rPr>
        <w:t>The Eastern Theophany tradition says it liturgically: Christ enters the Jordan to sanctify the water and not to be cleansed.</w:t>
      </w:r>
    </w:p>
  </w:footnote>
  <w:footnote w:id="96">
    <w:p w14:paraId="31EAE21D" w14:textId="77777777" w:rsidR="00144822" w:rsidRDefault="007C7B86">
      <w:pPr>
        <w:spacing w:line="240" w:lineRule="auto"/>
      </w:pPr>
      <w:r>
        <w:rPr>
          <w:rStyle w:val="FootnoteReference"/>
        </w:rPr>
        <w:footnoteRef/>
      </w:r>
      <w:r>
        <w:rPr>
          <w:sz w:val="18"/>
          <w:szCs w:val="18"/>
        </w:rPr>
        <w:t>Romans 6:3–4.</w:t>
      </w:r>
    </w:p>
  </w:footnote>
  <w:footnote w:id="97">
    <w:p w14:paraId="1AF1323A" w14:textId="77777777" w:rsidR="00144822" w:rsidRDefault="007C7B86">
      <w:pPr>
        <w:spacing w:line="240" w:lineRule="auto"/>
      </w:pPr>
      <w:r>
        <w:rPr>
          <w:rStyle w:val="FootnoteReference"/>
        </w:rPr>
        <w:footnoteRef/>
      </w:r>
      <w:proofErr w:type="spellStart"/>
      <w:r>
        <w:rPr>
          <w:i/>
          <w:iCs/>
          <w:sz w:val="18"/>
          <w:szCs w:val="18"/>
        </w:rPr>
        <w:t>Prosdokōmen</w:t>
      </w:r>
      <w:proofErr w:type="spellEnd"/>
      <w:r>
        <w:rPr>
          <w:sz w:val="18"/>
          <w:szCs w:val="18"/>
        </w:rPr>
        <w:t xml:space="preserve">. The Latin </w:t>
      </w:r>
      <w:proofErr w:type="spellStart"/>
      <w:r>
        <w:rPr>
          <w:i/>
          <w:iCs/>
          <w:sz w:val="18"/>
          <w:szCs w:val="18"/>
        </w:rPr>
        <w:t>expecto</w:t>
      </w:r>
      <w:proofErr w:type="spellEnd"/>
      <w:r>
        <w:rPr>
          <w:sz w:val="18"/>
          <w:szCs w:val="18"/>
        </w:rPr>
        <w:t xml:space="preserve"> keeps it, and some English versions read "I look for." The Creed uses it once. The Greek has one verb governing two objects — </w:t>
      </w:r>
      <w:proofErr w:type="spellStart"/>
      <w:r>
        <w:rPr>
          <w:i/>
          <w:iCs/>
          <w:sz w:val="18"/>
          <w:szCs w:val="18"/>
        </w:rPr>
        <w:t>anastasin</w:t>
      </w:r>
      <w:proofErr w:type="spellEnd"/>
      <w:r>
        <w:rPr>
          <w:i/>
          <w:iCs/>
          <w:sz w:val="18"/>
          <w:szCs w:val="18"/>
        </w:rPr>
        <w:t xml:space="preserve"> </w:t>
      </w:r>
      <w:proofErr w:type="spellStart"/>
      <w:r>
        <w:rPr>
          <w:i/>
          <w:iCs/>
          <w:sz w:val="18"/>
          <w:szCs w:val="18"/>
        </w:rPr>
        <w:t>nekrōn</w:t>
      </w:r>
      <w:proofErr w:type="spellEnd"/>
      <w:r>
        <w:rPr>
          <w:sz w:val="18"/>
          <w:szCs w:val="18"/>
        </w:rPr>
        <w:t xml:space="preserve"> and </w:t>
      </w:r>
      <w:proofErr w:type="spellStart"/>
      <w:r>
        <w:rPr>
          <w:i/>
          <w:iCs/>
          <w:sz w:val="18"/>
          <w:szCs w:val="18"/>
        </w:rPr>
        <w:t>zōēn</w:t>
      </w:r>
      <w:proofErr w:type="spellEnd"/>
      <w:r>
        <w:rPr>
          <w:i/>
          <w:iCs/>
          <w:sz w:val="18"/>
          <w:szCs w:val="18"/>
        </w:rPr>
        <w:t xml:space="preserve"> </w:t>
      </w:r>
      <w:proofErr w:type="spellStart"/>
      <w:r>
        <w:rPr>
          <w:i/>
          <w:iCs/>
          <w:sz w:val="18"/>
          <w:szCs w:val="18"/>
        </w:rPr>
        <w:t>tou</w:t>
      </w:r>
      <w:proofErr w:type="spellEnd"/>
      <w:r>
        <w:rPr>
          <w:i/>
          <w:iCs/>
          <w:sz w:val="18"/>
          <w:szCs w:val="18"/>
        </w:rPr>
        <w:t xml:space="preserve"> </w:t>
      </w:r>
      <w:proofErr w:type="spellStart"/>
      <w:r>
        <w:rPr>
          <w:i/>
          <w:iCs/>
          <w:sz w:val="18"/>
          <w:szCs w:val="18"/>
        </w:rPr>
        <w:t>mellontos</w:t>
      </w:r>
      <w:proofErr w:type="spellEnd"/>
      <w:r>
        <w:rPr>
          <w:i/>
          <w:iCs/>
          <w:sz w:val="18"/>
          <w:szCs w:val="18"/>
        </w:rPr>
        <w:t xml:space="preserve"> </w:t>
      </w:r>
      <w:proofErr w:type="spellStart"/>
      <w:r>
        <w:rPr>
          <w:i/>
          <w:iCs/>
          <w:sz w:val="18"/>
          <w:szCs w:val="18"/>
        </w:rPr>
        <w:t>aiōnos</w:t>
      </w:r>
      <w:proofErr w:type="spellEnd"/>
      <w:r>
        <w:rPr>
          <w:sz w:val="18"/>
          <w:szCs w:val="18"/>
        </w:rPr>
        <w:t xml:space="preserve"> — joined by </w:t>
      </w:r>
      <w:r>
        <w:rPr>
          <w:i/>
          <w:iCs/>
          <w:sz w:val="18"/>
          <w:szCs w:val="18"/>
        </w:rPr>
        <w:t>kai</w:t>
      </w:r>
      <w:r>
        <w:rPr>
          <w:sz w:val="18"/>
          <w:szCs w:val="18"/>
        </w:rPr>
        <w:t>, so these are two things awaited and not one thing said twice.</w:t>
      </w:r>
    </w:p>
  </w:footnote>
  <w:footnote w:id="98">
    <w:p w14:paraId="32209DAF" w14:textId="77777777" w:rsidR="00144822" w:rsidRDefault="007C7B86">
      <w:pPr>
        <w:spacing w:line="240" w:lineRule="auto"/>
      </w:pPr>
      <w:r>
        <w:rPr>
          <w:rStyle w:val="FootnoteReference"/>
        </w:rPr>
        <w:footnoteRef/>
      </w:r>
      <w:r>
        <w:rPr>
          <w:sz w:val="18"/>
          <w:szCs w:val="18"/>
        </w:rPr>
        <w:t>Mark 16:1–2; John 20:1, 14–15.</w:t>
      </w:r>
    </w:p>
  </w:footnote>
  <w:footnote w:id="99">
    <w:p w14:paraId="284E0869" w14:textId="77777777" w:rsidR="00144822" w:rsidRDefault="007C7B86">
      <w:pPr>
        <w:spacing w:line="240" w:lineRule="auto"/>
      </w:pPr>
      <w:r>
        <w:rPr>
          <w:rStyle w:val="FootnoteReference"/>
        </w:rPr>
        <w:footnoteRef/>
      </w:r>
      <w:r>
        <w:rPr>
          <w:sz w:val="18"/>
          <w:szCs w:val="18"/>
        </w:rPr>
        <w:t xml:space="preserve">John 20:28, Thomas's declaration. </w:t>
      </w:r>
      <w:r>
        <w:rPr>
          <w:i/>
          <w:iCs/>
          <w:sz w:val="18"/>
          <w:szCs w:val="18"/>
        </w:rPr>
        <w:t xml:space="preserve">Anastasis </w:t>
      </w:r>
      <w:proofErr w:type="spellStart"/>
      <w:r>
        <w:rPr>
          <w:i/>
          <w:iCs/>
          <w:sz w:val="18"/>
          <w:szCs w:val="18"/>
        </w:rPr>
        <w:t>nekrōn</w:t>
      </w:r>
      <w:proofErr w:type="spellEnd"/>
      <w:r>
        <w:rPr>
          <w:sz w:val="18"/>
          <w:szCs w:val="18"/>
        </w:rPr>
        <w:t xml:space="preserve"> is the Pharisaic position against the Sadducees — Acts 23:6–8; Mark 12:18–27.</w:t>
      </w:r>
    </w:p>
  </w:footnote>
  <w:footnote w:id="100">
    <w:p w14:paraId="54A562B5" w14:textId="77777777" w:rsidR="00144822" w:rsidRDefault="007C7B86">
      <w:pPr>
        <w:spacing w:line="240" w:lineRule="auto"/>
      </w:pPr>
      <w:r>
        <w:rPr>
          <w:rStyle w:val="FootnoteReference"/>
        </w:rPr>
        <w:footnoteRef/>
      </w:r>
      <w:r>
        <w:rPr>
          <w:sz w:val="18"/>
          <w:szCs w:val="18"/>
        </w:rPr>
        <w:t xml:space="preserve">Bava Batra 75a. Isaiah 25:6, the feast of fat things on the mountain, is the scriptural root. The booth is a </w:t>
      </w:r>
      <w:r>
        <w:rPr>
          <w:i/>
          <w:iCs/>
          <w:sz w:val="18"/>
          <w:szCs w:val="18"/>
        </w:rPr>
        <w:t>sukkah</w:t>
      </w:r>
      <w:r>
        <w:rPr>
          <w:sz w:val="18"/>
          <w:szCs w:val="18"/>
        </w:rPr>
        <w:t xml:space="preserve"> — a hut with three walls and a roof of cut branches, the shelter Israel builds every autumn to remember the wilderness, which is a strange thing for a people with a land to commemorate at their most joyful festival.</w:t>
      </w:r>
    </w:p>
  </w:footnote>
  <w:footnote w:id="101">
    <w:p w14:paraId="67C8AD4B" w14:textId="77777777" w:rsidR="00144822" w:rsidRDefault="007C7B86">
      <w:pPr>
        <w:spacing w:line="240" w:lineRule="auto"/>
      </w:pPr>
      <w:r>
        <w:rPr>
          <w:rStyle w:val="FootnoteReference"/>
        </w:rPr>
        <w:footnoteRef/>
      </w:r>
      <w:r>
        <w:rPr>
          <w:sz w:val="18"/>
          <w:szCs w:val="18"/>
        </w:rPr>
        <w:t xml:space="preserve">Zechariah 14:16–19 assigns the festival to the nations — the only pilgrimage </w:t>
      </w:r>
      <w:proofErr w:type="gramStart"/>
      <w:r>
        <w:rPr>
          <w:sz w:val="18"/>
          <w:szCs w:val="18"/>
        </w:rPr>
        <w:t>feast</w:t>
      </w:r>
      <w:proofErr w:type="gramEnd"/>
      <w:r>
        <w:rPr>
          <w:sz w:val="18"/>
          <w:szCs w:val="18"/>
        </w:rPr>
        <w:t xml:space="preserve"> the prophets do. Numbers 29 prescribes seventy bulls across the seven days, which Sukkah 55b reads as the seventy nations. R. Yochanan's comment is in the same passage: when the Temple stood the altar atoned for them, and now who atones for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2832"/>
    <w:multiLevelType w:val="hybridMultilevel"/>
    <w:tmpl w:val="7A163B2E"/>
    <w:lvl w:ilvl="0" w:tplc="A88CA560">
      <w:start w:val="1"/>
      <w:numFmt w:val="bullet"/>
      <w:lvlText w:val="●"/>
      <w:lvlJc w:val="left"/>
      <w:pPr>
        <w:ind w:left="720" w:hanging="360"/>
      </w:pPr>
    </w:lvl>
    <w:lvl w:ilvl="1" w:tplc="C23C1DEC">
      <w:start w:val="1"/>
      <w:numFmt w:val="bullet"/>
      <w:lvlText w:val="○"/>
      <w:lvlJc w:val="left"/>
      <w:pPr>
        <w:ind w:left="1440" w:hanging="360"/>
      </w:pPr>
    </w:lvl>
    <w:lvl w:ilvl="2" w:tplc="48FC73F2">
      <w:start w:val="1"/>
      <w:numFmt w:val="bullet"/>
      <w:lvlText w:val="■"/>
      <w:lvlJc w:val="left"/>
      <w:pPr>
        <w:ind w:left="2160" w:hanging="360"/>
      </w:pPr>
    </w:lvl>
    <w:lvl w:ilvl="3" w:tplc="A3BE3366">
      <w:start w:val="1"/>
      <w:numFmt w:val="bullet"/>
      <w:lvlText w:val="●"/>
      <w:lvlJc w:val="left"/>
      <w:pPr>
        <w:ind w:left="2880" w:hanging="360"/>
      </w:pPr>
    </w:lvl>
    <w:lvl w:ilvl="4" w:tplc="20C2F782">
      <w:start w:val="1"/>
      <w:numFmt w:val="bullet"/>
      <w:lvlText w:val="○"/>
      <w:lvlJc w:val="left"/>
      <w:pPr>
        <w:ind w:left="3600" w:hanging="360"/>
      </w:pPr>
    </w:lvl>
    <w:lvl w:ilvl="5" w:tplc="FD265576">
      <w:start w:val="1"/>
      <w:numFmt w:val="bullet"/>
      <w:lvlText w:val="■"/>
      <w:lvlJc w:val="left"/>
      <w:pPr>
        <w:ind w:left="4320" w:hanging="360"/>
      </w:pPr>
    </w:lvl>
    <w:lvl w:ilvl="6" w:tplc="24624876">
      <w:start w:val="1"/>
      <w:numFmt w:val="bullet"/>
      <w:lvlText w:val="●"/>
      <w:lvlJc w:val="left"/>
      <w:pPr>
        <w:ind w:left="5040" w:hanging="360"/>
      </w:pPr>
    </w:lvl>
    <w:lvl w:ilvl="7" w:tplc="68166B06">
      <w:start w:val="1"/>
      <w:numFmt w:val="bullet"/>
      <w:lvlText w:val="●"/>
      <w:lvlJc w:val="left"/>
      <w:pPr>
        <w:ind w:left="5760" w:hanging="360"/>
      </w:pPr>
    </w:lvl>
    <w:lvl w:ilvl="8" w:tplc="61FA1884">
      <w:start w:val="1"/>
      <w:numFmt w:val="bullet"/>
      <w:lvlText w:val="●"/>
      <w:lvlJc w:val="left"/>
      <w:pPr>
        <w:ind w:left="6480" w:hanging="360"/>
      </w:pPr>
    </w:lvl>
  </w:abstractNum>
  <w:num w:numId="1" w16cid:durableId="1736053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22"/>
    <w:rsid w:val="000234AD"/>
    <w:rsid w:val="00034414"/>
    <w:rsid w:val="00040069"/>
    <w:rsid w:val="00041A0B"/>
    <w:rsid w:val="000510D8"/>
    <w:rsid w:val="0005155A"/>
    <w:rsid w:val="000552E6"/>
    <w:rsid w:val="0006002C"/>
    <w:rsid w:val="00077212"/>
    <w:rsid w:val="00090B5B"/>
    <w:rsid w:val="00092614"/>
    <w:rsid w:val="000946E8"/>
    <w:rsid w:val="000946F2"/>
    <w:rsid w:val="000A528E"/>
    <w:rsid w:val="000B6628"/>
    <w:rsid w:val="000C1EBA"/>
    <w:rsid w:val="000C4789"/>
    <w:rsid w:val="000C4976"/>
    <w:rsid w:val="000D20B0"/>
    <w:rsid w:val="000D4CE1"/>
    <w:rsid w:val="000E56EE"/>
    <w:rsid w:val="000F278C"/>
    <w:rsid w:val="000F5FFB"/>
    <w:rsid w:val="001002BD"/>
    <w:rsid w:val="00105F72"/>
    <w:rsid w:val="00111E43"/>
    <w:rsid w:val="00144822"/>
    <w:rsid w:val="0015032D"/>
    <w:rsid w:val="00152633"/>
    <w:rsid w:val="00162DB3"/>
    <w:rsid w:val="00167190"/>
    <w:rsid w:val="00174267"/>
    <w:rsid w:val="001C5E52"/>
    <w:rsid w:val="001D48E4"/>
    <w:rsid w:val="001E04D7"/>
    <w:rsid w:val="001F1FEF"/>
    <w:rsid w:val="00201A37"/>
    <w:rsid w:val="00217587"/>
    <w:rsid w:val="002306B1"/>
    <w:rsid w:val="002307D8"/>
    <w:rsid w:val="00233CE4"/>
    <w:rsid w:val="002506C0"/>
    <w:rsid w:val="00252B2F"/>
    <w:rsid w:val="0025582F"/>
    <w:rsid w:val="002637AC"/>
    <w:rsid w:val="00264B44"/>
    <w:rsid w:val="00274B12"/>
    <w:rsid w:val="002965DF"/>
    <w:rsid w:val="002D4A77"/>
    <w:rsid w:val="002E0FE4"/>
    <w:rsid w:val="002E2C20"/>
    <w:rsid w:val="002F1F2D"/>
    <w:rsid w:val="00306C57"/>
    <w:rsid w:val="00306FEB"/>
    <w:rsid w:val="003106AE"/>
    <w:rsid w:val="003246C5"/>
    <w:rsid w:val="00337EDC"/>
    <w:rsid w:val="00341E9B"/>
    <w:rsid w:val="00345E88"/>
    <w:rsid w:val="00380C13"/>
    <w:rsid w:val="00385806"/>
    <w:rsid w:val="00391076"/>
    <w:rsid w:val="003A1EAE"/>
    <w:rsid w:val="003A2213"/>
    <w:rsid w:val="003A693B"/>
    <w:rsid w:val="003C5C02"/>
    <w:rsid w:val="003D7D4A"/>
    <w:rsid w:val="003E6833"/>
    <w:rsid w:val="003F5716"/>
    <w:rsid w:val="003F720D"/>
    <w:rsid w:val="00403434"/>
    <w:rsid w:val="00421D71"/>
    <w:rsid w:val="00423CDD"/>
    <w:rsid w:val="00430427"/>
    <w:rsid w:val="004A6A67"/>
    <w:rsid w:val="004C5B0F"/>
    <w:rsid w:val="004D3FAD"/>
    <w:rsid w:val="004F1DB5"/>
    <w:rsid w:val="005020F7"/>
    <w:rsid w:val="00524E7A"/>
    <w:rsid w:val="00537AC5"/>
    <w:rsid w:val="00550AC7"/>
    <w:rsid w:val="00551FD2"/>
    <w:rsid w:val="00571061"/>
    <w:rsid w:val="005775E6"/>
    <w:rsid w:val="00595435"/>
    <w:rsid w:val="005A2AD5"/>
    <w:rsid w:val="005C3835"/>
    <w:rsid w:val="005C699F"/>
    <w:rsid w:val="005E0D21"/>
    <w:rsid w:val="005E44D3"/>
    <w:rsid w:val="005F5C8A"/>
    <w:rsid w:val="0060647E"/>
    <w:rsid w:val="0060694D"/>
    <w:rsid w:val="00607C07"/>
    <w:rsid w:val="00622CC0"/>
    <w:rsid w:val="0063714B"/>
    <w:rsid w:val="00674258"/>
    <w:rsid w:val="00682171"/>
    <w:rsid w:val="006D4C5E"/>
    <w:rsid w:val="006E1D90"/>
    <w:rsid w:val="00702286"/>
    <w:rsid w:val="00706F1D"/>
    <w:rsid w:val="007153E4"/>
    <w:rsid w:val="00715893"/>
    <w:rsid w:val="0074461E"/>
    <w:rsid w:val="007462F4"/>
    <w:rsid w:val="00755403"/>
    <w:rsid w:val="00762758"/>
    <w:rsid w:val="0078448C"/>
    <w:rsid w:val="00784512"/>
    <w:rsid w:val="00785612"/>
    <w:rsid w:val="007C6375"/>
    <w:rsid w:val="007C7B86"/>
    <w:rsid w:val="00805E05"/>
    <w:rsid w:val="00821DDA"/>
    <w:rsid w:val="0082706F"/>
    <w:rsid w:val="008406E4"/>
    <w:rsid w:val="0086005C"/>
    <w:rsid w:val="00862D98"/>
    <w:rsid w:val="008666EA"/>
    <w:rsid w:val="00870493"/>
    <w:rsid w:val="00871961"/>
    <w:rsid w:val="00877362"/>
    <w:rsid w:val="008852F6"/>
    <w:rsid w:val="008C6801"/>
    <w:rsid w:val="008D2087"/>
    <w:rsid w:val="008E1C76"/>
    <w:rsid w:val="009130BD"/>
    <w:rsid w:val="0091360E"/>
    <w:rsid w:val="009141A8"/>
    <w:rsid w:val="00922092"/>
    <w:rsid w:val="00937837"/>
    <w:rsid w:val="009678B1"/>
    <w:rsid w:val="0099666C"/>
    <w:rsid w:val="009A5B5D"/>
    <w:rsid w:val="009B0B0A"/>
    <w:rsid w:val="009B4BCD"/>
    <w:rsid w:val="009F7C65"/>
    <w:rsid w:val="00A12730"/>
    <w:rsid w:val="00A32E9F"/>
    <w:rsid w:val="00A41183"/>
    <w:rsid w:val="00A65B37"/>
    <w:rsid w:val="00A66905"/>
    <w:rsid w:val="00A726B8"/>
    <w:rsid w:val="00A741DE"/>
    <w:rsid w:val="00A87DDD"/>
    <w:rsid w:val="00A93CE0"/>
    <w:rsid w:val="00A93EA7"/>
    <w:rsid w:val="00A95AFE"/>
    <w:rsid w:val="00AB04AE"/>
    <w:rsid w:val="00AC3F53"/>
    <w:rsid w:val="00B31B66"/>
    <w:rsid w:val="00B357F4"/>
    <w:rsid w:val="00B53F5B"/>
    <w:rsid w:val="00B6119E"/>
    <w:rsid w:val="00B824C6"/>
    <w:rsid w:val="00BA131B"/>
    <w:rsid w:val="00BC057D"/>
    <w:rsid w:val="00BC3BE3"/>
    <w:rsid w:val="00BF46CA"/>
    <w:rsid w:val="00C0678D"/>
    <w:rsid w:val="00C46BE4"/>
    <w:rsid w:val="00C47CD2"/>
    <w:rsid w:val="00C63B93"/>
    <w:rsid w:val="00C64C4A"/>
    <w:rsid w:val="00C65C11"/>
    <w:rsid w:val="00C74007"/>
    <w:rsid w:val="00C77537"/>
    <w:rsid w:val="00C84821"/>
    <w:rsid w:val="00CA01E7"/>
    <w:rsid w:val="00CA62B3"/>
    <w:rsid w:val="00CC36BF"/>
    <w:rsid w:val="00CE7930"/>
    <w:rsid w:val="00D05308"/>
    <w:rsid w:val="00D10BA6"/>
    <w:rsid w:val="00D22EBF"/>
    <w:rsid w:val="00D3444D"/>
    <w:rsid w:val="00D6200B"/>
    <w:rsid w:val="00D65106"/>
    <w:rsid w:val="00D664FF"/>
    <w:rsid w:val="00D671D0"/>
    <w:rsid w:val="00D7037E"/>
    <w:rsid w:val="00D753AB"/>
    <w:rsid w:val="00D91B32"/>
    <w:rsid w:val="00DA0CB5"/>
    <w:rsid w:val="00DA327B"/>
    <w:rsid w:val="00DC3F4B"/>
    <w:rsid w:val="00DC41D7"/>
    <w:rsid w:val="00DE3A52"/>
    <w:rsid w:val="00E15CB6"/>
    <w:rsid w:val="00E313F1"/>
    <w:rsid w:val="00E32993"/>
    <w:rsid w:val="00E3616B"/>
    <w:rsid w:val="00E4078E"/>
    <w:rsid w:val="00E4684B"/>
    <w:rsid w:val="00E8586F"/>
    <w:rsid w:val="00E91248"/>
    <w:rsid w:val="00E934C8"/>
    <w:rsid w:val="00E943FB"/>
    <w:rsid w:val="00E94DE5"/>
    <w:rsid w:val="00EC05E6"/>
    <w:rsid w:val="00EF79F5"/>
    <w:rsid w:val="00F0346B"/>
    <w:rsid w:val="00F06B97"/>
    <w:rsid w:val="00F15DE5"/>
    <w:rsid w:val="00F31E6D"/>
    <w:rsid w:val="00F81251"/>
    <w:rsid w:val="00FA6AE6"/>
    <w:rsid w:val="00FD7FC3"/>
    <w:rsid w:val="00FE1F6D"/>
    <w:rsid w:val="00FE3CB2"/>
    <w:rsid w:val="00FE79AD"/>
    <w:rsid w:val="00FF2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531E"/>
  <w15:docId w15:val="{47CF0202-381A-43C2-A492-877994B3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52E6"/>
    <w:pPr>
      <w:tabs>
        <w:tab w:val="center" w:pos="4680"/>
        <w:tab w:val="right" w:pos="9360"/>
      </w:tabs>
      <w:spacing w:line="240" w:lineRule="auto"/>
    </w:pPr>
  </w:style>
  <w:style w:type="character" w:customStyle="1" w:styleId="HeaderChar">
    <w:name w:val="Header Char"/>
    <w:basedOn w:val="DefaultParagraphFont"/>
    <w:link w:val="Header"/>
    <w:uiPriority w:val="99"/>
    <w:rsid w:val="000552E6"/>
  </w:style>
  <w:style w:type="paragraph" w:styleId="Footer">
    <w:name w:val="footer"/>
    <w:basedOn w:val="Normal"/>
    <w:link w:val="FooterChar"/>
    <w:uiPriority w:val="99"/>
    <w:unhideWhenUsed/>
    <w:rsid w:val="000552E6"/>
    <w:pPr>
      <w:tabs>
        <w:tab w:val="center" w:pos="4680"/>
        <w:tab w:val="right" w:pos="9360"/>
      </w:tabs>
      <w:spacing w:line="240" w:lineRule="auto"/>
    </w:pPr>
  </w:style>
  <w:style w:type="character" w:customStyle="1" w:styleId="FooterChar">
    <w:name w:val="Footer Char"/>
    <w:basedOn w:val="DefaultParagraphFont"/>
    <w:link w:val="Footer"/>
    <w:uiPriority w:val="99"/>
    <w:rsid w:val="00055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31B2D-0B05-46F2-9A84-88833BD3D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29</Pages>
  <Words>9287</Words>
  <Characters>52940</Characters>
  <Application>Microsoft Office Word</Application>
  <DocSecurity>0</DocSecurity>
  <Lines>441</Lines>
  <Paragraphs>124</Paragraphs>
  <ScaleCrop>false</ScaleCrop>
  <Company/>
  <LinksUpToDate>false</LinksUpToDate>
  <CharactersWithSpaces>62103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Williamson</cp:lastModifiedBy>
  <cp:revision>184</cp:revision>
  <dcterms:created xsi:type="dcterms:W3CDTF">2026-08-15T19:35:00Z</dcterms:created>
  <dcterms:modified xsi:type="dcterms:W3CDTF">2026-08-27T17:01:00Z</dcterms:modified>
</cp:coreProperties>
</file>